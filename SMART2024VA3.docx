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F5178F" w14:textId="77777777" w:rsidR="00C42924" w:rsidRDefault="00C42924" w:rsidP="00C42924">
      <w:pPr>
        <w:widowControl w:val="0"/>
        <w:adjustRightInd w:val="0"/>
        <w:snapToGrid w:val="0"/>
        <w:jc w:val="center"/>
        <w:rPr>
          <w:b/>
          <w:bCs/>
          <w:sz w:val="28"/>
          <w:szCs w:val="28"/>
        </w:rPr>
      </w:pPr>
      <w:r>
        <w:rPr>
          <w:b/>
          <w:bCs/>
          <w:sz w:val="28"/>
          <w:szCs w:val="28"/>
        </w:rPr>
        <w:fldChar w:fldCharType="begin"/>
      </w:r>
      <w:r>
        <w:rPr>
          <w:b/>
          <w:bCs/>
          <w:sz w:val="28"/>
          <w:szCs w:val="28"/>
        </w:rPr>
        <w:instrText xml:space="preserve"> MACROBUTTON MTEditEquationSection2 </w:instrText>
      </w:r>
      <w:r>
        <w:rPr>
          <w:rStyle w:val="MTEquationSection"/>
          <w:rFonts w:hint="eastAsia"/>
        </w:rPr>
        <w:instrText>公式章</w:instrText>
      </w:r>
      <w:r>
        <w:rPr>
          <w:rStyle w:val="MTEquationSection"/>
        </w:rPr>
        <w:instrText xml:space="preserve"> 1 </w:instrText>
      </w:r>
      <w:r>
        <w:rPr>
          <w:rStyle w:val="MTEquationSection"/>
          <w:rFonts w:hint="eastAsia"/>
        </w:rPr>
        <w:instrText>节</w:instrText>
      </w:r>
      <w:r>
        <w:rPr>
          <w:rStyle w:val="MTEquationSection"/>
        </w:rPr>
        <w:instrText xml:space="preserve"> 1</w:instrText>
      </w:r>
      <w:r>
        <w:rPr>
          <w:b/>
          <w:bCs/>
          <w:sz w:val="28"/>
          <w:szCs w:val="28"/>
        </w:rPr>
        <w:fldChar w:fldCharType="begin"/>
      </w:r>
      <w:r>
        <w:rPr>
          <w:b/>
          <w:bCs/>
          <w:sz w:val="28"/>
          <w:szCs w:val="28"/>
        </w:rPr>
        <w:instrText xml:space="preserve"> SEQ MTEqn \r \h \* MERGEFORMAT </w:instrText>
      </w:r>
      <w:r>
        <w:rPr>
          <w:b/>
          <w:bCs/>
          <w:sz w:val="28"/>
          <w:szCs w:val="28"/>
        </w:rPr>
        <w:fldChar w:fldCharType="end"/>
      </w:r>
      <w:r>
        <w:rPr>
          <w:b/>
          <w:bCs/>
          <w:sz w:val="28"/>
          <w:szCs w:val="28"/>
        </w:rPr>
        <w:fldChar w:fldCharType="begin"/>
      </w:r>
      <w:r>
        <w:rPr>
          <w:b/>
          <w:bCs/>
          <w:sz w:val="28"/>
          <w:szCs w:val="28"/>
        </w:rPr>
        <w:instrText xml:space="preserve"> SEQ MTSec \r 1 \h \* MERGEFORMAT </w:instrText>
      </w:r>
      <w:r>
        <w:rPr>
          <w:b/>
          <w:bCs/>
          <w:sz w:val="28"/>
          <w:szCs w:val="28"/>
        </w:rPr>
        <w:fldChar w:fldCharType="end"/>
      </w:r>
      <w:r>
        <w:rPr>
          <w:b/>
          <w:bCs/>
          <w:sz w:val="28"/>
          <w:szCs w:val="28"/>
        </w:rPr>
        <w:fldChar w:fldCharType="begin"/>
      </w:r>
      <w:r>
        <w:rPr>
          <w:b/>
          <w:bCs/>
          <w:sz w:val="28"/>
          <w:szCs w:val="28"/>
        </w:rPr>
        <w:instrText xml:space="preserve"> SEQ MTChap \r 1 \h \* MERGEFORMAT </w:instrText>
      </w:r>
      <w:r>
        <w:rPr>
          <w:b/>
          <w:bCs/>
          <w:sz w:val="28"/>
          <w:szCs w:val="28"/>
        </w:rPr>
        <w:fldChar w:fldCharType="end"/>
      </w:r>
      <w:r>
        <w:rPr>
          <w:b/>
          <w:bCs/>
          <w:sz w:val="28"/>
          <w:szCs w:val="28"/>
        </w:rPr>
        <w:fldChar w:fldCharType="end"/>
      </w:r>
    </w:p>
    <w:p w14:paraId="7095AF26" w14:textId="2542CC6E" w:rsidR="00C42924" w:rsidRDefault="00C42924" w:rsidP="00C42924">
      <w:pPr>
        <w:widowControl w:val="0"/>
        <w:adjustRightInd w:val="0"/>
        <w:snapToGrid w:val="0"/>
        <w:spacing w:line="360" w:lineRule="auto"/>
        <w:jc w:val="center"/>
        <w:rPr>
          <w:b/>
          <w:bCs/>
          <w:sz w:val="28"/>
          <w:szCs w:val="28"/>
        </w:rPr>
      </w:pPr>
      <w:r>
        <w:rPr>
          <w:b/>
          <w:bCs/>
          <w:sz w:val="28"/>
          <w:szCs w:val="28"/>
        </w:rPr>
        <w:t xml:space="preserve">Quantifying the </w:t>
      </w:r>
      <w:ins w:id="0" w:author="Yifang Ma" w:date="2024-12-30T11:46:00Z" w16du:dateUtc="2024-12-30T03:46:00Z">
        <w:r w:rsidR="00441BB9">
          <w:rPr>
            <w:rFonts w:hint="eastAsia"/>
            <w:b/>
            <w:bCs/>
            <w:sz w:val="28"/>
            <w:szCs w:val="28"/>
          </w:rPr>
          <w:t>H</w:t>
        </w:r>
      </w:ins>
      <w:r>
        <w:rPr>
          <w:b/>
          <w:bCs/>
          <w:sz w:val="28"/>
          <w:szCs w:val="28"/>
        </w:rPr>
        <w:t xml:space="preserve">ierarchical </w:t>
      </w:r>
      <w:ins w:id="1" w:author="Yifang Ma" w:date="2024-12-30T11:46:00Z" w16du:dateUtc="2024-12-30T03:46:00Z">
        <w:r w:rsidR="00441BB9">
          <w:rPr>
            <w:rFonts w:hint="eastAsia"/>
            <w:b/>
            <w:bCs/>
            <w:sz w:val="28"/>
            <w:szCs w:val="28"/>
          </w:rPr>
          <w:t>S</w:t>
        </w:r>
        <w:r w:rsidR="00441BB9">
          <w:rPr>
            <w:b/>
            <w:bCs/>
            <w:sz w:val="28"/>
            <w:szCs w:val="28"/>
          </w:rPr>
          <w:t xml:space="preserve">cales </w:t>
        </w:r>
      </w:ins>
      <w:r>
        <w:rPr>
          <w:b/>
          <w:bCs/>
          <w:sz w:val="28"/>
          <w:szCs w:val="28"/>
        </w:rPr>
        <w:t xml:space="preserve">of </w:t>
      </w:r>
      <w:ins w:id="2" w:author="Yifang Ma" w:date="2024-12-30T11:46:00Z" w16du:dateUtc="2024-12-30T03:46:00Z">
        <w:r w:rsidR="00441BB9">
          <w:rPr>
            <w:rFonts w:hint="eastAsia"/>
            <w:b/>
            <w:bCs/>
            <w:sz w:val="28"/>
            <w:szCs w:val="28"/>
          </w:rPr>
          <w:t>S</w:t>
        </w:r>
        <w:r w:rsidR="00441BB9">
          <w:rPr>
            <w:b/>
            <w:bCs/>
            <w:sz w:val="28"/>
            <w:szCs w:val="28"/>
          </w:rPr>
          <w:t xml:space="preserve">cientists’ </w:t>
        </w:r>
      </w:ins>
      <w:ins w:id="3" w:author="Yifang Ma" w:date="2024-12-30T11:47:00Z" w16du:dateUtc="2024-12-30T03:47:00Z">
        <w:r w:rsidR="00441BB9">
          <w:rPr>
            <w:rFonts w:hint="eastAsia"/>
            <w:b/>
            <w:bCs/>
            <w:sz w:val="28"/>
            <w:szCs w:val="28"/>
          </w:rPr>
          <w:t>M</w:t>
        </w:r>
        <w:r w:rsidR="00441BB9">
          <w:rPr>
            <w:b/>
            <w:bCs/>
            <w:sz w:val="28"/>
            <w:szCs w:val="28"/>
          </w:rPr>
          <w:t>obility</w:t>
        </w:r>
      </w:ins>
    </w:p>
    <w:p w14:paraId="396D3BB7" w14:textId="77777777" w:rsidR="00C42924" w:rsidRDefault="00C42924" w:rsidP="00C42924">
      <w:pPr>
        <w:spacing w:line="360" w:lineRule="exact"/>
        <w:jc w:val="center"/>
        <w:rPr>
          <w:sz w:val="21"/>
          <w:szCs w:val="21"/>
        </w:rPr>
      </w:pPr>
      <w:r>
        <w:rPr>
          <w:sz w:val="21"/>
          <w:szCs w:val="21"/>
        </w:rPr>
        <w:t>Yurui Huang</w:t>
      </w:r>
      <w:r>
        <w:rPr>
          <w:sz w:val="21"/>
          <w:szCs w:val="21"/>
          <w:vertAlign w:val="superscript"/>
        </w:rPr>
        <w:t>1</w:t>
      </w:r>
      <w:r>
        <w:rPr>
          <w:rFonts w:ascii="Wingdings 2" w:hAnsi="Wingdings 2"/>
          <w:sz w:val="21"/>
          <w:szCs w:val="21"/>
          <w:vertAlign w:val="superscript"/>
        </w:rPr>
        <w:sym w:font="Wingdings 2" w:char="F085"/>
      </w:r>
      <w:r>
        <w:rPr>
          <w:sz w:val="21"/>
          <w:szCs w:val="21"/>
        </w:rPr>
        <w:t>, Langtian Ma</w:t>
      </w:r>
      <w:r>
        <w:rPr>
          <w:sz w:val="21"/>
          <w:szCs w:val="21"/>
          <w:vertAlign w:val="superscript"/>
        </w:rPr>
        <w:t>1</w:t>
      </w:r>
      <w:r>
        <w:rPr>
          <w:rFonts w:ascii="Wingdings 2" w:hAnsi="Wingdings 2"/>
          <w:sz w:val="21"/>
          <w:szCs w:val="21"/>
          <w:vertAlign w:val="superscript"/>
        </w:rPr>
        <w:sym w:font="Wingdings 2" w:char="F085"/>
      </w:r>
      <w:r>
        <w:rPr>
          <w:sz w:val="21"/>
          <w:szCs w:val="21"/>
        </w:rPr>
        <w:t>, Chaolin Tian</w:t>
      </w:r>
      <w:r>
        <w:rPr>
          <w:sz w:val="21"/>
          <w:szCs w:val="21"/>
          <w:vertAlign w:val="superscript"/>
        </w:rPr>
        <w:t>1</w:t>
      </w:r>
      <w:r>
        <w:rPr>
          <w:sz w:val="21"/>
          <w:szCs w:val="21"/>
        </w:rPr>
        <w:t>, Xunyi Jiang</w:t>
      </w:r>
      <w:r>
        <w:rPr>
          <w:sz w:val="21"/>
          <w:szCs w:val="21"/>
          <w:vertAlign w:val="superscript"/>
        </w:rPr>
        <w:t>1</w:t>
      </w:r>
      <w:r>
        <w:rPr>
          <w:sz w:val="21"/>
          <w:szCs w:val="21"/>
        </w:rPr>
        <w:t>, Roberta Sinatra</w:t>
      </w:r>
      <w:r>
        <w:rPr>
          <w:sz w:val="21"/>
          <w:szCs w:val="21"/>
          <w:vertAlign w:val="superscript"/>
        </w:rPr>
        <w:t>2,3,4</w:t>
      </w:r>
      <w:r>
        <w:rPr>
          <w:sz w:val="21"/>
          <w:szCs w:val="21"/>
        </w:rPr>
        <w:t>, Yifang Ma</w:t>
      </w:r>
      <w:r>
        <w:rPr>
          <w:sz w:val="21"/>
          <w:szCs w:val="21"/>
          <w:vertAlign w:val="superscript"/>
        </w:rPr>
        <w:t>1*</w:t>
      </w:r>
    </w:p>
    <w:p w14:paraId="2E98BF83" w14:textId="77777777" w:rsidR="00C42924" w:rsidRDefault="00C42924" w:rsidP="00C42924">
      <w:pPr>
        <w:spacing w:line="360" w:lineRule="exact"/>
        <w:jc w:val="center"/>
        <w:rPr>
          <w:sz w:val="21"/>
          <w:szCs w:val="21"/>
        </w:rPr>
      </w:pPr>
      <w:r>
        <w:rPr>
          <w:sz w:val="21"/>
          <w:szCs w:val="21"/>
          <w:vertAlign w:val="superscript"/>
        </w:rPr>
        <w:t>1</w:t>
      </w:r>
      <w:r>
        <w:rPr>
          <w:sz w:val="21"/>
          <w:szCs w:val="21"/>
        </w:rPr>
        <w:t>Department of Statistics and Data Science, Southern University of Science and Technology, Shenzhen 518055, Guangdong, China</w:t>
      </w:r>
    </w:p>
    <w:p w14:paraId="34F7CAE0" w14:textId="77777777" w:rsidR="00C42924" w:rsidRDefault="00C42924" w:rsidP="00C42924">
      <w:pPr>
        <w:spacing w:line="360" w:lineRule="exact"/>
        <w:jc w:val="center"/>
        <w:rPr>
          <w:sz w:val="21"/>
          <w:szCs w:val="21"/>
        </w:rPr>
      </w:pPr>
      <w:r>
        <w:rPr>
          <w:sz w:val="21"/>
          <w:szCs w:val="21"/>
          <w:vertAlign w:val="superscript"/>
        </w:rPr>
        <w:t>2</w:t>
      </w:r>
      <w:r>
        <w:rPr>
          <w:sz w:val="21"/>
          <w:szCs w:val="21"/>
        </w:rPr>
        <w:t>Copenhagen Center for Social Data Science (SODAS), University of Copenhagen, Denmark</w:t>
      </w:r>
    </w:p>
    <w:p w14:paraId="212EB564" w14:textId="77777777" w:rsidR="00C42924" w:rsidRDefault="00C42924" w:rsidP="00C42924">
      <w:pPr>
        <w:spacing w:line="360" w:lineRule="exact"/>
        <w:jc w:val="center"/>
        <w:rPr>
          <w:sz w:val="21"/>
          <w:szCs w:val="21"/>
        </w:rPr>
      </w:pPr>
      <w:r>
        <w:rPr>
          <w:sz w:val="21"/>
          <w:szCs w:val="21"/>
          <w:vertAlign w:val="superscript"/>
        </w:rPr>
        <w:t>3</w:t>
      </w:r>
      <w:r>
        <w:rPr>
          <w:sz w:val="21"/>
          <w:szCs w:val="21"/>
        </w:rPr>
        <w:t>Networks, Data, and Society (NERDS) group, IT University of Copenhagen, Denmark</w:t>
      </w:r>
    </w:p>
    <w:p w14:paraId="17F171C8" w14:textId="77777777" w:rsidR="00C42924" w:rsidRDefault="00C42924" w:rsidP="00C42924">
      <w:pPr>
        <w:spacing w:line="360" w:lineRule="exact"/>
        <w:jc w:val="center"/>
        <w:rPr>
          <w:sz w:val="21"/>
          <w:szCs w:val="21"/>
        </w:rPr>
      </w:pPr>
      <w:r>
        <w:rPr>
          <w:sz w:val="21"/>
          <w:szCs w:val="21"/>
          <w:vertAlign w:val="superscript"/>
        </w:rPr>
        <w:t>4</w:t>
      </w:r>
      <w:r>
        <w:rPr>
          <w:sz w:val="21"/>
          <w:szCs w:val="21"/>
        </w:rPr>
        <w:t>ISI Foundation, Turin, Italy</w:t>
      </w:r>
    </w:p>
    <w:p w14:paraId="24A6BED4" w14:textId="77777777" w:rsidR="00C42924" w:rsidRDefault="00C42924" w:rsidP="00C42924">
      <w:pPr>
        <w:spacing w:line="360" w:lineRule="exact"/>
        <w:jc w:val="center"/>
        <w:rPr>
          <w:sz w:val="21"/>
          <w:szCs w:val="21"/>
        </w:rPr>
      </w:pPr>
      <w:r>
        <w:rPr>
          <w:sz w:val="21"/>
          <w:szCs w:val="21"/>
        </w:rPr>
        <w:t xml:space="preserve">*Email: </w:t>
      </w:r>
      <w:hyperlink r:id="rId11" w:history="1">
        <w:r>
          <w:rPr>
            <w:rStyle w:val="a7"/>
            <w:sz w:val="21"/>
            <w:szCs w:val="21"/>
          </w:rPr>
          <w:t>mayf@sustech.edu.cn</w:t>
        </w:r>
      </w:hyperlink>
    </w:p>
    <w:p w14:paraId="2BF39532" w14:textId="77777777" w:rsidR="00C42924" w:rsidRDefault="00C42924" w:rsidP="00C42924">
      <w:pPr>
        <w:spacing w:line="360" w:lineRule="exact"/>
        <w:jc w:val="center"/>
        <w:rPr>
          <w:sz w:val="21"/>
          <w:szCs w:val="21"/>
        </w:rPr>
      </w:pPr>
      <w:r>
        <w:rPr>
          <w:rFonts w:ascii="Wingdings 2" w:hAnsi="Wingdings 2"/>
          <w:sz w:val="21"/>
          <w:szCs w:val="21"/>
          <w:vertAlign w:val="superscript"/>
        </w:rPr>
        <w:sym w:font="Wingdings 2" w:char="F085"/>
      </w:r>
      <w:r>
        <w:rPr>
          <w:sz w:val="21"/>
          <w:szCs w:val="21"/>
        </w:rPr>
        <w:t>These authors contributed equally to this work.</w:t>
      </w:r>
    </w:p>
    <w:p w14:paraId="3AAF7243" w14:textId="77777777" w:rsidR="00C42924" w:rsidRDefault="00C42924" w:rsidP="00C42924">
      <w:pPr>
        <w:rPr>
          <w:b/>
          <w:bCs/>
        </w:rPr>
      </w:pPr>
    </w:p>
    <w:p w14:paraId="77BF38AC" w14:textId="77777777" w:rsidR="00C42924" w:rsidRDefault="00C42924" w:rsidP="00C42924">
      <w:pPr>
        <w:rPr>
          <w:b/>
          <w:bCs/>
        </w:rPr>
      </w:pPr>
      <w:r>
        <w:rPr>
          <w:b/>
          <w:bCs/>
        </w:rPr>
        <w:t>Abstract</w:t>
      </w:r>
    </w:p>
    <w:p w14:paraId="7348DE5E" w14:textId="44A427BA" w:rsidR="00441BB9" w:rsidRPr="0040031A" w:rsidRDefault="000A26E7" w:rsidP="00C42924">
      <w:r>
        <w:rPr>
          <w:rFonts w:hint="eastAsia"/>
        </w:rPr>
        <w:t>H</w:t>
      </w:r>
      <w:r w:rsidR="006A5BE4" w:rsidRPr="006A5BE4">
        <w:t xml:space="preserve">ierarchical geographical </w:t>
      </w:r>
      <w:ins w:id="4" w:author="煜锐 黄" w:date="2025-01-08T09:39:00Z" w16du:dateUtc="2025-01-08T01:39:00Z">
        <w:r w:rsidR="00280DE6" w:rsidRPr="003B2733">
          <w:t>scales</w:t>
        </w:r>
        <w:r w:rsidR="00280DE6" w:rsidRPr="006A5BE4" w:rsidDel="00280DE6">
          <w:t xml:space="preserve"> </w:t>
        </w:r>
      </w:ins>
      <w:del w:id="5" w:author="煜锐 黄" w:date="2025-01-08T09:39:00Z" w16du:dateUtc="2025-01-08T01:39:00Z">
        <w:r w:rsidR="006A5BE4" w:rsidRPr="006A5BE4" w:rsidDel="00280DE6">
          <w:delText>divisions</w:delText>
        </w:r>
        <w:r w:rsidDel="00280DE6">
          <w:rPr>
            <w:rFonts w:hint="eastAsia"/>
          </w:rPr>
          <w:delText xml:space="preserve"> </w:delText>
        </w:r>
      </w:del>
      <w:r w:rsidR="006A5BE4" w:rsidRPr="006A5BE4">
        <w:t>play a crucial role in shaping researchers’ mobility patterns, which in turn</w:t>
      </w:r>
      <w:ins w:id="6" w:author="Yifang Ma" w:date="2024-12-30T12:12:00Z" w16du:dateUtc="2024-12-30T04:12:00Z">
        <w:r w:rsidR="003B2733">
          <w:rPr>
            <w:rFonts w:hint="eastAsia"/>
          </w:rPr>
          <w:t>, influence</w:t>
        </w:r>
      </w:ins>
      <w:r w:rsidR="006A5BE4" w:rsidRPr="006A5BE4">
        <w:t xml:space="preserve"> </w:t>
      </w:r>
      <w:del w:id="7" w:author="Yifang Ma" w:date="2024-12-30T12:12:00Z" w16du:dateUtc="2024-12-30T04:12:00Z">
        <w:r w:rsidR="006A5BE4" w:rsidRPr="006A5BE4" w:rsidDel="003B2733">
          <w:delText>affect numerous aspects</w:delText>
        </w:r>
      </w:del>
      <w:ins w:id="8" w:author="Yifang Ma" w:date="2024-12-30T12:12:00Z" w16du:dateUtc="2024-12-30T04:12:00Z">
        <w:r w:rsidR="003B2733">
          <w:rPr>
            <w:rFonts w:hint="eastAsia"/>
          </w:rPr>
          <w:t>various dimensions</w:t>
        </w:r>
      </w:ins>
      <w:r w:rsidR="006A5BE4" w:rsidRPr="006A5BE4">
        <w:t xml:space="preserve"> of the scientific community</w:t>
      </w:r>
      <w:ins w:id="9" w:author="Yifang Ma" w:date="2024-12-30T12:12:00Z" w16du:dateUtc="2024-12-30T04:12:00Z">
        <w:r w:rsidR="003B2733">
          <w:rPr>
            <w:rFonts w:hint="eastAsia"/>
          </w:rPr>
          <w:t>,</w:t>
        </w:r>
      </w:ins>
      <w:r w:rsidR="006A5BE4" w:rsidRPr="006A5BE4">
        <w:t xml:space="preserve"> including career development, knowledge exchange, collaboration</w:t>
      </w:r>
      <w:ins w:id="10" w:author="Yifang Ma" w:date="2024-12-30T12:13:00Z" w16du:dateUtc="2024-12-30T04:13:00Z">
        <w:r w:rsidR="003B2733">
          <w:rPr>
            <w:rFonts w:hint="eastAsia"/>
          </w:rPr>
          <w:t xml:space="preserve"> network</w:t>
        </w:r>
      </w:ins>
      <w:r w:rsidR="006A5BE4" w:rsidRPr="006A5BE4">
        <w:t>s, and policy formation.</w:t>
      </w:r>
      <w:r w:rsidR="006A5BE4">
        <w:rPr>
          <w:rFonts w:hint="eastAsia"/>
        </w:rPr>
        <w:t xml:space="preserve"> </w:t>
      </w:r>
      <w:r w:rsidR="006A5BE4" w:rsidRPr="006A5BE4">
        <w:t xml:space="preserve">Despite </w:t>
      </w:r>
      <w:ins w:id="11" w:author="Yifang Ma" w:date="2024-12-30T12:13:00Z" w16du:dateUtc="2024-12-30T04:13:00Z">
        <w:r w:rsidR="003B2733">
          <w:rPr>
            <w:rFonts w:hint="eastAsia"/>
          </w:rPr>
          <w:t>growing acknowledgment of their sig</w:t>
        </w:r>
      </w:ins>
      <w:ins w:id="12" w:author="Yifang Ma" w:date="2024-12-30T12:14:00Z" w16du:dateUtc="2024-12-30T04:14:00Z">
        <w:r w:rsidR="003B2733">
          <w:rPr>
            <w:rFonts w:hint="eastAsia"/>
          </w:rPr>
          <w:t xml:space="preserve">nificance, </w:t>
        </w:r>
      </w:ins>
      <w:del w:id="13" w:author="Yifang Ma" w:date="2024-12-30T12:14:00Z" w16du:dateUtc="2024-12-30T04:14:00Z">
        <w:r w:rsidR="006A5BE4" w:rsidRPr="006A5BE4" w:rsidDel="003B2733">
          <w:delText xml:space="preserve">the recognized impact of these factors, </w:delText>
        </w:r>
      </w:del>
      <w:r w:rsidR="006A5BE4" w:rsidRPr="006A5BE4">
        <w:t>the relationship between hierarchical regional scales and scientists</w:t>
      </w:r>
      <w:r w:rsidR="006A5BE4">
        <w:t>’</w:t>
      </w:r>
      <w:r w:rsidR="006A5BE4" w:rsidRPr="006A5BE4">
        <w:t xml:space="preserve"> mobility</w:t>
      </w:r>
      <w:del w:id="14" w:author="Yifang Ma" w:date="2024-12-30T12:14:00Z" w16du:dateUtc="2024-12-30T04:14:00Z">
        <w:r w:rsidR="006A5BE4" w:rsidRPr="006A5BE4" w:rsidDel="003B2733">
          <w:delText xml:space="preserve"> patterns</w:delText>
        </w:r>
      </w:del>
      <w:r w:rsidR="006A5BE4" w:rsidRPr="006A5BE4">
        <w:t xml:space="preserve"> remains insufficiently explored.</w:t>
      </w:r>
      <w:r w:rsidR="006A5BE4">
        <w:rPr>
          <w:rFonts w:hint="eastAsia"/>
        </w:rPr>
        <w:t xml:space="preserve"> </w:t>
      </w:r>
      <w:ins w:id="15" w:author="Yifang Ma" w:date="2024-12-30T12:15:00Z" w16du:dateUtc="2024-12-30T04:15:00Z">
        <w:r w:rsidR="003B2733" w:rsidRPr="003B2733">
          <w:t>In this study, we examine how different geographical scales—cities, countrie</w:t>
        </w:r>
        <w:r w:rsidR="003B2733" w:rsidRPr="00395914">
          <w:t>s, and continents—affect scientists’ mobility by analyzing the career trajectories of 3.03 m</w:t>
        </w:r>
        <w:r w:rsidR="003B2733" w:rsidRPr="003B2733">
          <w:t>illion researchers over the period 1960 to 202</w:t>
        </w:r>
      </w:ins>
      <w:ins w:id="16" w:author="Yifang Ma" w:date="2024-12-30T15:19:00Z" w16du:dateUtc="2024-12-30T07:19:00Z">
        <w:r w:rsidR="004172C2">
          <w:rPr>
            <w:rFonts w:hint="eastAsia"/>
          </w:rPr>
          <w:t>4</w:t>
        </w:r>
      </w:ins>
      <w:ins w:id="17" w:author="Yifang Ma" w:date="2024-12-30T12:15:00Z" w16du:dateUtc="2024-12-30T04:15:00Z">
        <w:r w:rsidR="003B2733" w:rsidRPr="003B2733">
          <w:t xml:space="preserve">. </w:t>
        </w:r>
      </w:ins>
      <w:commentRangeStart w:id="18"/>
      <w:del w:id="19" w:author="Yifang Ma" w:date="2024-12-30T12:16:00Z" w16du:dateUtc="2024-12-30T04:16:00Z">
        <w:r w:rsidR="006A5BE4" w:rsidRPr="006A5BE4" w:rsidDel="003B2733">
          <w:delText>This study investigates the nuanced influence of geographical scales on scientists’ mobility across cities, countries, and continents by analyzing the career trajectories of 2</w:delText>
        </w:r>
      </w:del>
      <w:ins w:id="20" w:author="煜锐 黄" w:date="2024-12-19T15:43:00Z" w16du:dateUtc="2024-12-19T07:43:00Z">
        <w:del w:id="21" w:author="Yifang Ma" w:date="2024-12-30T12:16:00Z" w16du:dateUtc="2024-12-30T04:16:00Z">
          <w:r w:rsidR="0063563E" w:rsidDel="003B2733">
            <w:rPr>
              <w:rFonts w:hint="eastAsia"/>
            </w:rPr>
            <w:delText>3</w:delText>
          </w:r>
        </w:del>
      </w:ins>
      <w:del w:id="22" w:author="Yifang Ma" w:date="2024-12-30T12:16:00Z" w16du:dateUtc="2024-12-30T04:16:00Z">
        <w:r w:rsidR="006A5BE4" w:rsidRPr="006A5BE4" w:rsidDel="003B2733">
          <w:delText>.03 million scientists from 1960 to 2021</w:delText>
        </w:r>
      </w:del>
      <w:ins w:id="23" w:author="煜锐 黄" w:date="2024-12-19T15:41:00Z" w16du:dateUtc="2024-12-19T07:41:00Z">
        <w:del w:id="24" w:author="Yifang Ma" w:date="2024-12-30T12:16:00Z" w16du:dateUtc="2024-12-30T04:16:00Z">
          <w:r w:rsidR="0058301B" w:rsidDel="003B2733">
            <w:rPr>
              <w:rFonts w:hint="eastAsia"/>
            </w:rPr>
            <w:delText>202</w:delText>
          </w:r>
        </w:del>
        <w:del w:id="25" w:author="Yifang Ma" w:date="2024-12-30T09:49:00Z" w16du:dateUtc="2024-12-30T01:49:00Z">
          <w:r w:rsidR="0058301B" w:rsidDel="00386A3D">
            <w:rPr>
              <w:rFonts w:hint="eastAsia"/>
            </w:rPr>
            <w:delText>4</w:delText>
          </w:r>
        </w:del>
      </w:ins>
      <w:del w:id="26" w:author="Yifang Ma" w:date="2024-12-30T12:16:00Z" w16du:dateUtc="2024-12-30T04:16:00Z">
        <w:r w:rsidR="006A5BE4" w:rsidRPr="006A5BE4" w:rsidDel="003B2733">
          <w:delText xml:space="preserve">. </w:delText>
        </w:r>
      </w:del>
      <w:r w:rsidR="006A5BE4">
        <w:t>We built a model</w:t>
      </w:r>
      <w:r w:rsidR="006A5BE4">
        <w:rPr>
          <w:rFonts w:hint="eastAsia"/>
        </w:rPr>
        <w:t xml:space="preserve"> </w:t>
      </w:r>
      <w:r w:rsidR="006A5BE4" w:rsidRPr="006A5BE4">
        <w:t>that incorporates</w:t>
      </w:r>
      <w:ins w:id="27" w:author="Yifang Ma" w:date="2024-12-30T12:17:00Z" w16du:dateUtc="2024-12-30T04:17:00Z">
        <w:r w:rsidR="00C6270E">
          <w:rPr>
            <w:rFonts w:hint="eastAsia"/>
          </w:rPr>
          <w:t xml:space="preserve"> </w:t>
        </w:r>
        <w:r w:rsidR="00C6270E" w:rsidRPr="00C6270E">
          <w:t>administrative</w:t>
        </w:r>
        <w:r w:rsidR="00C6270E">
          <w:rPr>
            <w:rFonts w:hint="eastAsia"/>
          </w:rPr>
          <w:t>-</w:t>
        </w:r>
        <w:r w:rsidR="00C6270E" w:rsidRPr="00C6270E">
          <w:t>level</w:t>
        </w:r>
      </w:ins>
      <w:r w:rsidR="006A5BE4" w:rsidRPr="006A5BE4">
        <w:t xml:space="preserve"> hierarchical regions</w:t>
      </w:r>
      <w:del w:id="28" w:author="Yifang Ma" w:date="2024-12-30T12:17:00Z" w16du:dateUtc="2024-12-30T04:17:00Z">
        <w:r w:rsidR="006A5BE4" w:rsidRPr="006A5BE4" w:rsidDel="00C6270E">
          <w:delText xml:space="preserve"> with administrative </w:delText>
        </w:r>
        <w:r w:rsidRPr="006A5BE4" w:rsidDel="00C6270E">
          <w:delText>levels</w:delText>
        </w:r>
      </w:del>
      <w:r w:rsidRPr="006A5BE4">
        <w:t xml:space="preserve"> and</w:t>
      </w:r>
      <w:r w:rsidR="006A5BE4" w:rsidRPr="006A5BE4">
        <w:t xml:space="preserve"> examined </w:t>
      </w:r>
      <w:r>
        <w:rPr>
          <w:rFonts w:hint="eastAsia"/>
        </w:rPr>
        <w:t>the</w:t>
      </w:r>
      <w:ins w:id="29" w:author="煜锐 黄" w:date="2024-09-23T09:41:00Z" w16du:dateUtc="2024-09-23T01:41:00Z">
        <w:r w:rsidR="00D24B68">
          <w:rPr>
            <w:rFonts w:hint="eastAsia"/>
          </w:rPr>
          <w:t xml:space="preserve"> coefficients repre</w:t>
        </w:r>
      </w:ins>
      <w:ins w:id="30" w:author="煜锐 黄" w:date="2024-09-23T09:42:00Z" w16du:dateUtc="2024-09-23T01:42:00Z">
        <w:r w:rsidR="00D24B68">
          <w:rPr>
            <w:rFonts w:hint="eastAsia"/>
          </w:rPr>
          <w:t>senting</w:t>
        </w:r>
      </w:ins>
      <w:r>
        <w:rPr>
          <w:rFonts w:hint="eastAsia"/>
        </w:rPr>
        <w:t xml:space="preserve"> </w:t>
      </w:r>
      <w:del w:id="31" w:author="煜锐 黄" w:date="2024-12-30T20:55:00Z" w16du:dateUtc="2024-12-30T12:55:00Z">
        <w:r w:rsidR="006A5BE4" w:rsidRPr="006A5BE4" w:rsidDel="00D55327">
          <w:delText xml:space="preserve">mobility tendencies and </w:delText>
        </w:r>
      </w:del>
      <w:r w:rsidR="006A5BE4" w:rsidRPr="006A5BE4">
        <w:t>region attractiveness</w:t>
      </w:r>
      <w:ins w:id="32" w:author="煜锐 黄" w:date="2024-12-30T20:55:00Z" w16du:dateUtc="2024-12-30T12:55:00Z">
        <w:r w:rsidR="00D55327" w:rsidRPr="00D55327">
          <w:t xml:space="preserve"> </w:t>
        </w:r>
        <w:r w:rsidR="00D55327" w:rsidRPr="006A5BE4">
          <w:t>and</w:t>
        </w:r>
        <w:r w:rsidR="00D55327" w:rsidRPr="00D55327">
          <w:t xml:space="preserve"> </w:t>
        </w:r>
        <w:r w:rsidR="00D55327" w:rsidRPr="006A5BE4">
          <w:t>mobility tendencies</w:t>
        </w:r>
      </w:ins>
      <w:r w:rsidR="006A5BE4" w:rsidRPr="006A5BE4">
        <w:t>.</w:t>
      </w:r>
      <w:commentRangeEnd w:id="18"/>
      <w:r w:rsidR="00761702">
        <w:rPr>
          <w:rStyle w:val="a9"/>
        </w:rPr>
        <w:commentReference w:id="18"/>
      </w:r>
      <w:ins w:id="33" w:author="煜锐 黄" w:date="2024-09-23T09:42:00Z" w16du:dateUtc="2024-09-23T01:42:00Z">
        <w:r w:rsidR="00310252" w:rsidRPr="00310252">
          <w:t xml:space="preserve"> Our findings reveal the crucial role of "attractiveness," </w:t>
        </w:r>
      </w:ins>
      <w:ins w:id="34" w:author="Yifang Ma" w:date="2024-12-30T12:19:00Z" w16du:dateUtc="2024-12-30T04:19:00Z">
        <w:r w:rsidR="00C6270E">
          <w:rPr>
            <w:rFonts w:hint="eastAsia"/>
          </w:rPr>
          <w:t>encompassing elements such as</w:t>
        </w:r>
      </w:ins>
      <w:ins w:id="35" w:author="煜锐 黄" w:date="2024-09-23T09:42:00Z" w16du:dateUtc="2024-09-23T01:42:00Z">
        <w:del w:id="36" w:author="Yifang Ma" w:date="2024-12-30T12:19:00Z" w16du:dateUtc="2024-12-30T04:19:00Z">
          <w:r w:rsidR="00310252" w:rsidRPr="00310252" w:rsidDel="00C6270E">
            <w:delText>which includes</w:delText>
          </w:r>
        </w:del>
        <w:r w:rsidR="00310252" w:rsidRPr="00310252">
          <w:t xml:space="preserve"> </w:t>
        </w:r>
      </w:ins>
      <w:ins w:id="37" w:author="煜锐 黄" w:date="2024-12-19T15:45:00Z" w16du:dateUtc="2024-12-19T07:45:00Z">
        <w:r w:rsidR="0073052D">
          <w:rPr>
            <w:rFonts w:hint="eastAsia"/>
          </w:rPr>
          <w:t>regional</w:t>
        </w:r>
      </w:ins>
      <w:ins w:id="38" w:author="煜锐 黄" w:date="2024-09-23T09:42:00Z" w16du:dateUtc="2024-09-23T01:42:00Z">
        <w:r w:rsidR="00310252" w:rsidRPr="00310252">
          <w:t xml:space="preserve"> prestige</w:t>
        </w:r>
      </w:ins>
      <w:ins w:id="39" w:author="煜锐 黄" w:date="2024-12-30T20:55:00Z" w16du:dateUtc="2024-12-30T12:55:00Z">
        <w:r w:rsidR="00D55327">
          <w:rPr>
            <w:rFonts w:hint="eastAsia"/>
          </w:rPr>
          <w:t xml:space="preserve">, </w:t>
        </w:r>
      </w:ins>
      <w:ins w:id="40" w:author="煜锐 黄" w:date="2024-12-30T20:56:00Z" w16du:dateUtc="2024-12-30T12:56:00Z">
        <w:r w:rsidR="00D55327">
          <w:rPr>
            <w:rFonts w:hint="eastAsia"/>
          </w:rPr>
          <w:t xml:space="preserve">living condition, </w:t>
        </w:r>
      </w:ins>
      <w:ins w:id="41" w:author="煜锐 黄" w:date="2024-12-30T20:55:00Z" w16du:dateUtc="2024-12-30T12:55:00Z">
        <w:r w:rsidR="00D55327">
          <w:rPr>
            <w:rFonts w:hint="eastAsia"/>
          </w:rPr>
          <w:t xml:space="preserve">education level and transportation </w:t>
        </w:r>
      </w:ins>
      <w:ins w:id="42" w:author="煜锐 黄" w:date="2024-12-30T20:56:00Z" w16du:dateUtc="2024-12-30T12:56:00Z">
        <w:r w:rsidR="00D55327">
          <w:t>convenience</w:t>
        </w:r>
      </w:ins>
      <w:ins w:id="43" w:author="煜锐 黄" w:date="2024-09-23T09:42:00Z" w16du:dateUtc="2024-09-23T01:42:00Z">
        <w:r w:rsidR="00310252" w:rsidRPr="00310252">
          <w:t xml:space="preserve">. </w:t>
        </w:r>
      </w:ins>
      <w:ins w:id="44" w:author="煜锐 黄" w:date="2024-12-30T20:56:00Z" w16du:dateUtc="2024-12-30T12:56:00Z">
        <w:r w:rsidR="00D55327">
          <w:rPr>
            <w:rFonts w:hint="eastAsia"/>
          </w:rPr>
          <w:t>Behind that, w</w:t>
        </w:r>
      </w:ins>
      <w:ins w:id="45" w:author="煜锐 黄" w:date="2024-12-30T20:53:00Z" w16du:dateUtc="2024-12-30T12:53:00Z">
        <w:r w:rsidR="00FA1640" w:rsidRPr="00FA1640">
          <w:t>e observe a consistent trend among scientists to increasingly avoid developed regions such as North America and Europe as destinations for mobility. In contrast, Asia is becoming an increasingly attractive choice for scientists during this period.</w:t>
        </w:r>
        <w:r w:rsidR="00FA1640" w:rsidRPr="00FA1640" w:rsidDel="00FA1640">
          <w:rPr>
            <w:rStyle w:val="a9"/>
            <w:sz w:val="24"/>
            <w:szCs w:val="24"/>
          </w:rPr>
          <w:t xml:space="preserve"> </w:t>
        </w:r>
      </w:ins>
      <w:commentRangeStart w:id="46"/>
      <w:commentRangeEnd w:id="46"/>
      <w:del w:id="47" w:author="煜锐 黄" w:date="2024-12-30T20:53:00Z" w16du:dateUtc="2024-12-30T12:53:00Z">
        <w:r w:rsidR="00C6270E" w:rsidDel="00FA1640">
          <w:rPr>
            <w:rStyle w:val="a9"/>
          </w:rPr>
          <w:commentReference w:id="46"/>
        </w:r>
      </w:del>
      <w:ins w:id="48" w:author="煜锐 黄" w:date="2024-09-23T09:42:00Z" w16du:dateUtc="2024-09-23T01:42:00Z">
        <w:r w:rsidR="00310252" w:rsidRPr="00310252">
          <w:t xml:space="preserve">Another key </w:t>
        </w:r>
        <w:del w:id="49" w:author="Yifang Ma" w:date="2024-12-30T12:20:00Z" w16du:dateUtc="2024-12-30T04:20:00Z">
          <w:r w:rsidR="00310252" w:rsidRPr="00310252" w:rsidDel="00C6270E">
            <w:delText>coefficient</w:delText>
          </w:r>
        </w:del>
      </w:ins>
      <w:ins w:id="50" w:author="Yifang Ma" w:date="2024-12-30T12:20:00Z" w16du:dateUtc="2024-12-30T04:20:00Z">
        <w:r w:rsidR="00C6270E">
          <w:rPr>
            <w:rFonts w:hint="eastAsia"/>
          </w:rPr>
          <w:t>deter</w:t>
        </w:r>
      </w:ins>
      <w:ins w:id="51" w:author="Yifang Ma" w:date="2024-12-30T12:21:00Z" w16du:dateUtc="2024-12-30T04:21:00Z">
        <w:r w:rsidR="00C6270E">
          <w:rPr>
            <w:rFonts w:hint="eastAsia"/>
          </w:rPr>
          <w:t>minant</w:t>
        </w:r>
      </w:ins>
      <w:ins w:id="52" w:author="煜锐 黄" w:date="2024-09-23T09:42:00Z" w16du:dateUtc="2024-09-23T01:42:00Z">
        <w:r w:rsidR="00310252" w:rsidRPr="00310252">
          <w:t xml:space="preserve">, "transition </w:t>
        </w:r>
      </w:ins>
      <w:ins w:id="53" w:author="煜锐 黄" w:date="2024-12-30T20:51:00Z" w16du:dateUtc="2024-12-30T12:51:00Z">
        <w:r w:rsidR="0094176D">
          <w:rPr>
            <w:rFonts w:hint="eastAsia"/>
          </w:rPr>
          <w:t>probability</w:t>
        </w:r>
      </w:ins>
      <w:ins w:id="54" w:author="煜锐 黄" w:date="2024-09-23T09:42:00Z" w16du:dateUtc="2024-09-23T01:42:00Z">
        <w:r w:rsidR="00310252" w:rsidRPr="00310252">
          <w:t xml:space="preserve">," is based on "level distance" and integrates cultural, linguistic, and economic factors varying across countries. </w:t>
        </w:r>
      </w:ins>
      <w:ins w:id="55" w:author="Yifang Ma" w:date="2024-12-30T12:22:00Z" w16du:dateUtc="2024-12-30T04:22:00Z">
        <w:r w:rsidR="00C6270E" w:rsidRPr="00C6270E">
          <w:t xml:space="preserve"> These coefficients not only shape relocation decisions but also provide quantitative insights into the efficiency of global information exchange.</w:t>
        </w:r>
        <w:r w:rsidR="00C6270E">
          <w:rPr>
            <w:rFonts w:hint="eastAsia"/>
          </w:rPr>
          <w:t xml:space="preserve"> </w:t>
        </w:r>
      </w:ins>
      <w:ins w:id="56" w:author="煜锐 黄" w:date="2024-09-23T09:42:00Z" w16du:dateUtc="2024-09-23T01:42:00Z">
        <w:del w:id="57" w:author="Yifang Ma" w:date="2024-12-30T12:22:00Z" w16du:dateUtc="2024-12-30T04:22:00Z">
          <w:r w:rsidR="00310252" w:rsidRPr="00310252" w:rsidDel="00C6270E">
            <w:delText>These coefficients are pivotal determinants in scientists' relocation decisions and serve as quantitative measurements of the efficiency of global information exchange.</w:delText>
          </w:r>
        </w:del>
      </w:ins>
      <w:del w:id="58" w:author="Yifang Ma" w:date="2024-12-30T12:22:00Z" w16du:dateUtc="2024-12-30T04:22:00Z">
        <w:r w:rsidR="006A5BE4" w:rsidDel="00C6270E">
          <w:rPr>
            <w:rFonts w:hint="eastAsia"/>
          </w:rPr>
          <w:delText xml:space="preserve"> </w:delText>
        </w:r>
        <w:r w:rsidR="006A5BE4" w:rsidRPr="006A5BE4" w:rsidDel="00C6270E">
          <w:delText xml:space="preserve">Our findings highlight the critical roles of </w:delText>
        </w:r>
        <w:r w:rsidR="006A5BE4" w:rsidDel="00C6270E">
          <w:delText>“</w:delText>
        </w:r>
        <w:r w:rsidR="006A5BE4" w:rsidRPr="006A5BE4" w:rsidDel="00C6270E">
          <w:delText>attractiveness</w:delText>
        </w:r>
        <w:r w:rsidR="006A5BE4" w:rsidDel="00C6270E">
          <w:delText>”</w:delText>
        </w:r>
        <w:r w:rsidR="006A5BE4" w:rsidRPr="006A5BE4" w:rsidDel="00C6270E">
          <w:delText xml:space="preserve">—which encompasses institutional prestige—and </w:delText>
        </w:r>
        <w:r w:rsidR="000E16A0" w:rsidDel="00C6270E">
          <w:delText>“</w:delText>
        </w:r>
        <w:r w:rsidR="000E16A0" w:rsidDel="00C6270E">
          <w:rPr>
            <w:rFonts w:hint="eastAsia"/>
          </w:rPr>
          <w:delText>transition pro</w:delText>
        </w:r>
        <w:r w:rsidR="00F72514" w:rsidDel="00C6270E">
          <w:rPr>
            <w:rFonts w:hint="eastAsia"/>
          </w:rPr>
          <w:delText>pensity</w:delText>
        </w:r>
        <w:r w:rsidR="000E16A0" w:rsidDel="00C6270E">
          <w:delText>”</w:delText>
        </w:r>
        <w:r w:rsidR="000E16A0" w:rsidDel="00C6270E">
          <w:rPr>
            <w:rFonts w:hint="eastAsia"/>
          </w:rPr>
          <w:delText xml:space="preserve"> based on the </w:delText>
        </w:r>
        <w:r w:rsidR="006A5BE4" w:rsidDel="00C6270E">
          <w:delText>“</w:delText>
        </w:r>
        <w:r w:rsidR="006A5BE4" w:rsidRPr="006A5BE4" w:rsidDel="00C6270E">
          <w:delText>level distance</w:delText>
        </w:r>
        <w:r w:rsidR="006A5BE4" w:rsidDel="00C6270E">
          <w:delText>”</w:delText>
        </w:r>
        <w:r w:rsidR="006A5BE4" w:rsidRPr="006A5BE4" w:rsidDel="00C6270E">
          <w:delText>—which integrates cultural, linguistic, and economic factors—as pivotal determinants in scientists’ relocation decisions.</w:delText>
        </w:r>
        <w:r w:rsidR="00547E69" w:rsidDel="00C6270E">
          <w:rPr>
            <w:rFonts w:hint="eastAsia"/>
          </w:rPr>
          <w:delText xml:space="preserve"> </w:delText>
        </w:r>
      </w:del>
      <w:ins w:id="59" w:author="煜锐 黄" w:date="2024-12-19T15:48:00Z">
        <w:del w:id="60" w:author="Yifang Ma" w:date="2024-12-30T12:22:00Z" w16du:dateUtc="2024-12-30T04:22:00Z">
          <w:r w:rsidR="003459C9" w:rsidRPr="003459C9" w:rsidDel="00C6270E">
            <w:delText>Additionally</w:delText>
          </w:r>
        </w:del>
      </w:ins>
      <w:ins w:id="61" w:author="Yifang Ma" w:date="2024-12-30T12:22:00Z" w16du:dateUtc="2024-12-30T04:22:00Z">
        <w:r w:rsidR="00C6270E">
          <w:rPr>
            <w:rFonts w:hint="eastAsia"/>
          </w:rPr>
          <w:t>Moreover</w:t>
        </w:r>
      </w:ins>
      <w:ins w:id="62" w:author="煜锐 黄" w:date="2024-12-19T15:48:00Z">
        <w:r w:rsidR="003459C9" w:rsidRPr="003459C9">
          <w:t xml:space="preserve">, </w:t>
        </w:r>
      </w:ins>
      <w:ins w:id="63" w:author="Yifang Ma" w:date="2024-12-30T12:22:00Z" w16du:dateUtc="2024-12-30T04:22:00Z">
        <w:r w:rsidR="00C6270E">
          <w:rPr>
            <w:rFonts w:hint="eastAsia"/>
          </w:rPr>
          <w:t xml:space="preserve">our analysis reveals that </w:t>
        </w:r>
      </w:ins>
      <w:ins w:id="64" w:author="煜锐 黄" w:date="2024-12-19T15:48:00Z">
        <w:del w:id="65" w:author="Yifang Ma" w:date="2024-12-30T12:22:00Z" w16du:dateUtc="2024-12-30T04:22:00Z">
          <w:r w:rsidR="003459C9" w:rsidRPr="003459C9" w:rsidDel="00C6270E">
            <w:delText xml:space="preserve">we found that </w:delText>
          </w:r>
        </w:del>
        <w:r w:rsidR="003459C9" w:rsidRPr="003459C9">
          <w:t xml:space="preserve">transition </w:t>
        </w:r>
      </w:ins>
      <w:ins w:id="66" w:author="煜锐 黄" w:date="2024-12-30T20:53:00Z" w16du:dateUtc="2024-12-30T12:53:00Z">
        <w:r w:rsidR="00F35E59">
          <w:rPr>
            <w:rFonts w:hint="eastAsia"/>
          </w:rPr>
          <w:t xml:space="preserve">probability </w:t>
        </w:r>
      </w:ins>
      <w:ins w:id="67" w:author="Yifang Ma" w:date="2024-12-30T12:23:00Z" w16du:dateUtc="2024-12-30T04:23:00Z">
        <w:r w:rsidR="00C6270E">
          <w:rPr>
            <w:rFonts w:hint="eastAsia"/>
          </w:rPr>
          <w:t xml:space="preserve">aligns with </w:t>
        </w:r>
      </w:ins>
      <w:ins w:id="68" w:author="煜锐 黄" w:date="2024-12-19T15:48:00Z">
        <w:del w:id="69" w:author="Yifang Ma" w:date="2024-12-30T12:23:00Z" w16du:dateUtc="2024-12-30T04:23:00Z">
          <w:r w:rsidR="003459C9" w:rsidRPr="003459C9" w:rsidDel="00C6270E">
            <w:delText xml:space="preserve">is correlated with </w:delText>
          </w:r>
        </w:del>
        <w:r w:rsidR="003459C9" w:rsidRPr="003459C9">
          <w:t xml:space="preserve">geographical </w:t>
        </w:r>
        <w:del w:id="70" w:author="Yifang Ma" w:date="2024-12-30T12:23:00Z" w16du:dateUtc="2024-12-30T04:23:00Z">
          <w:r w:rsidR="003459C9" w:rsidRPr="003459C9" w:rsidDel="00C6270E">
            <w:delText>characteristics</w:delText>
          </w:r>
        </w:del>
      </w:ins>
      <w:ins w:id="71" w:author="Yifang Ma" w:date="2024-12-30T12:23:00Z" w16du:dateUtc="2024-12-30T04:23:00Z">
        <w:r w:rsidR="00C6270E">
          <w:rPr>
            <w:rFonts w:hint="eastAsia"/>
          </w:rPr>
          <w:t>considerations</w:t>
        </w:r>
      </w:ins>
      <w:ins w:id="72" w:author="煜锐 黄" w:date="2024-12-19T15:48:00Z">
        <w:r w:rsidR="003459C9" w:rsidRPr="003459C9">
          <w:t xml:space="preserve">: shorter distances within the same country tend to facilitate mobility, while longer distances between cities, countries, or continents tend to discourage it. </w:t>
        </w:r>
      </w:ins>
      <w:del w:id="73" w:author="煜锐 黄" w:date="2024-12-19T15:48:00Z" w16du:dateUtc="2024-12-19T07:48:00Z">
        <w:r w:rsidR="00547E69" w:rsidRPr="00547E69" w:rsidDel="003459C9">
          <w:delText xml:space="preserve">Moreover, we identified a correlation between </w:delText>
        </w:r>
        <w:r w:rsidR="000E16A0" w:rsidDel="003459C9">
          <w:rPr>
            <w:rFonts w:hint="eastAsia"/>
          </w:rPr>
          <w:delText xml:space="preserve">transition </w:delText>
        </w:r>
        <w:r w:rsidR="00F72514" w:rsidDel="003459C9">
          <w:rPr>
            <w:rFonts w:hint="eastAsia"/>
          </w:rPr>
          <w:delText>propensity</w:delText>
        </w:r>
        <w:r w:rsidR="00F72514" w:rsidRPr="00547E69" w:rsidDel="003459C9">
          <w:delText xml:space="preserve"> </w:delText>
        </w:r>
        <w:r w:rsidR="00547E69" w:rsidRPr="00547E69" w:rsidDel="003459C9">
          <w:delText xml:space="preserve">and geographical </w:delText>
        </w:r>
      </w:del>
      <w:del w:id="74" w:author="煜锐 黄" w:date="2024-12-19T15:44:00Z" w16du:dateUtc="2024-12-19T07:44:00Z">
        <w:r w:rsidR="00547E69" w:rsidRPr="00547E69" w:rsidDel="00AD4D62">
          <w:delText xml:space="preserve">proximity, </w:delText>
        </w:r>
      </w:del>
      <w:del w:id="75" w:author="煜锐 黄" w:date="2024-12-19T15:48:00Z" w16du:dateUtc="2024-12-19T07:48:00Z">
        <w:r w:rsidR="00547E69" w:rsidRPr="00547E69" w:rsidDel="003459C9">
          <w:delText xml:space="preserve">indicating that shorter geographical distances within the same </w:delText>
        </w:r>
      </w:del>
      <w:del w:id="76" w:author="煜锐 黄" w:date="2024-12-19T15:45:00Z" w16du:dateUtc="2024-12-19T07:45:00Z">
        <w:r w:rsidR="00547E69" w:rsidRPr="00547E69" w:rsidDel="009E3E97">
          <w:delText xml:space="preserve">city or continent </w:delText>
        </w:r>
      </w:del>
      <w:del w:id="77" w:author="煜锐 黄" w:date="2024-12-19T15:48:00Z" w16du:dateUtc="2024-12-19T07:48:00Z">
        <w:r w:rsidR="00547E69" w:rsidRPr="00547E69" w:rsidDel="003459C9">
          <w:delText>encourage mobility, whereas longer intercontinent</w:delText>
        </w:r>
      </w:del>
      <w:del w:id="78" w:author="煜锐 黄" w:date="2024-12-19T15:47:00Z" w16du:dateUtc="2024-12-19T07:47:00Z">
        <w:r w:rsidR="00547E69" w:rsidRPr="00547E69" w:rsidDel="009F6C53">
          <w:delText>al</w:delText>
        </w:r>
      </w:del>
      <w:del w:id="79" w:author="煜锐 黄" w:date="2024-12-19T15:48:00Z" w16du:dateUtc="2024-12-19T07:48:00Z">
        <w:r w:rsidR="00547E69" w:rsidRPr="00547E69" w:rsidDel="003459C9">
          <w:delText xml:space="preserve"> distances do </w:delText>
        </w:r>
      </w:del>
      <w:del w:id="80" w:author="煜锐 黄" w:date="2024-12-19T15:47:00Z" w16du:dateUtc="2024-12-19T07:47:00Z">
        <w:r w:rsidR="00547E69" w:rsidRPr="00547E69" w:rsidDel="007216E3">
          <w:delText xml:space="preserve">not necessarily </w:delText>
        </w:r>
      </w:del>
      <w:del w:id="81" w:author="煜锐 黄" w:date="2024-12-19T15:48:00Z" w16du:dateUtc="2024-12-19T07:48:00Z">
        <w:r w:rsidR="00547E69" w:rsidRPr="00547E69" w:rsidDel="003459C9">
          <w:delText>deter movements.</w:delText>
        </w:r>
      </w:del>
      <w:r w:rsidR="00547E69">
        <w:rPr>
          <w:rFonts w:hint="eastAsia"/>
        </w:rPr>
        <w:t xml:space="preserve"> </w:t>
      </w:r>
      <w:r w:rsidR="00C42924">
        <w:t xml:space="preserve">This study sheds light on the complex dynamics of scientists’ mobility and offers insights into </w:t>
      </w:r>
      <w:r w:rsidR="00C42924">
        <w:rPr>
          <w:rFonts w:eastAsia="等线"/>
        </w:rPr>
        <w:t xml:space="preserve">how geographical scale and administrative divisions influence career </w:t>
      </w:r>
      <w:r w:rsidR="00547E69">
        <w:rPr>
          <w:rFonts w:eastAsia="等线" w:hint="eastAsia"/>
        </w:rPr>
        <w:t xml:space="preserve">trajectories, enhancing our understanding of the global </w:t>
      </w:r>
      <w:r w:rsidR="00547E69">
        <w:rPr>
          <w:rFonts w:eastAsia="等线"/>
        </w:rPr>
        <w:t>brain</w:t>
      </w:r>
      <w:r w:rsidR="00547E69">
        <w:rPr>
          <w:rFonts w:eastAsia="等线" w:hint="eastAsia"/>
        </w:rPr>
        <w:t xml:space="preserve"> circulation landscape</w:t>
      </w:r>
      <w:r w:rsidR="00C42924">
        <w:rPr>
          <w:rFonts w:eastAsia="等线"/>
        </w:rPr>
        <w:t>.</w:t>
      </w:r>
    </w:p>
    <w:p w14:paraId="31222E72" w14:textId="77777777" w:rsidR="00C42924" w:rsidRDefault="00C42924" w:rsidP="00C42924"/>
    <w:p w14:paraId="075CA841" w14:textId="77777777" w:rsidR="00C42924" w:rsidDel="00746394" w:rsidRDefault="00C42924" w:rsidP="00C42924">
      <w:pPr>
        <w:rPr>
          <w:del w:id="82" w:author="煜锐 黄" w:date="2024-12-30T20:57:00Z" w16du:dateUtc="2024-12-30T12:57:00Z"/>
        </w:rPr>
      </w:pPr>
      <w:r>
        <w:rPr>
          <w:b/>
          <w:bCs/>
        </w:rPr>
        <w:t>Keywords</w:t>
      </w:r>
      <w:r>
        <w:t>: Scientists’ Mobility; Hierarchical Scales; Region Attractiveness; Science of Science; Computational Social Science</w:t>
      </w:r>
    </w:p>
    <w:p w14:paraId="08AF7B1E" w14:textId="77777777" w:rsidR="00C42924" w:rsidDel="00746394" w:rsidRDefault="00C42924" w:rsidP="00C42924">
      <w:pPr>
        <w:rPr>
          <w:del w:id="83" w:author="煜锐 黄" w:date="2024-12-30T20:57:00Z" w16du:dateUtc="2024-12-30T12:57:00Z"/>
        </w:rPr>
      </w:pPr>
    </w:p>
    <w:p w14:paraId="4F12D589" w14:textId="77777777" w:rsidR="00C42924" w:rsidRDefault="00C42924" w:rsidP="00C42924"/>
    <w:p w14:paraId="36A12239" w14:textId="77777777" w:rsidR="00A15731" w:rsidRDefault="00A15731">
      <w:pPr>
        <w:jc w:val="left"/>
        <w:rPr>
          <w:rFonts w:eastAsia="宋体"/>
          <w:b/>
          <w:bCs/>
          <w:kern w:val="0"/>
          <w:sz w:val="28"/>
          <w:szCs w:val="28"/>
        </w:rPr>
      </w:pPr>
      <w:r>
        <w:rPr>
          <w:sz w:val="28"/>
          <w:szCs w:val="28"/>
        </w:rPr>
        <w:br w:type="page"/>
      </w:r>
    </w:p>
    <w:p w14:paraId="04A7B6AA" w14:textId="07D2A218" w:rsidR="00692E35" w:rsidRPr="00692E35" w:rsidRDefault="00692E35" w:rsidP="00692E35">
      <w:pPr>
        <w:pStyle w:val="2"/>
        <w:rPr>
          <w:sz w:val="28"/>
          <w:szCs w:val="28"/>
        </w:rPr>
      </w:pPr>
      <w:r w:rsidRPr="00692E35">
        <w:rPr>
          <w:rFonts w:hint="eastAsia"/>
          <w:sz w:val="28"/>
          <w:szCs w:val="28"/>
        </w:rPr>
        <w:lastRenderedPageBreak/>
        <w:t>Introduction</w:t>
      </w:r>
    </w:p>
    <w:p w14:paraId="1821D0B2" w14:textId="20071CAA" w:rsidR="00FC053C" w:rsidRDefault="009D275F" w:rsidP="00FC053C">
      <w:r>
        <w:rPr>
          <w:rFonts w:hint="eastAsia"/>
        </w:rPr>
        <w:t xml:space="preserve">The mobility of scientists is </w:t>
      </w:r>
      <w:del w:id="84" w:author="Yifang Ma" w:date="2024-12-30T12:26:00Z" w16du:dateUtc="2024-12-30T04:26:00Z">
        <w:r w:rsidDel="00C6270E">
          <w:rPr>
            <w:rFonts w:hint="eastAsia"/>
          </w:rPr>
          <w:delText xml:space="preserve">critical for </w:delText>
        </w:r>
      </w:del>
      <w:ins w:id="85" w:author="Yifang Ma" w:date="2024-12-30T12:26:00Z" w16du:dateUtc="2024-12-30T04:26:00Z">
        <w:r w:rsidR="00C6270E">
          <w:rPr>
            <w:rFonts w:hint="eastAsia"/>
          </w:rPr>
          <w:t xml:space="preserve">pivotal to </w:t>
        </w:r>
      </w:ins>
      <w:r w:rsidR="00C42924">
        <w:t xml:space="preserve">advancing scientific communication, knowledge diffusion, and the </w:t>
      </w:r>
      <w:r>
        <w:rPr>
          <w:rFonts w:hint="eastAsia"/>
        </w:rPr>
        <w:t>development</w:t>
      </w:r>
      <w:r>
        <w:t xml:space="preserve"> </w:t>
      </w:r>
      <w:r w:rsidR="00C42924">
        <w:t>of science and technology</w:t>
      </w:r>
      <w:r w:rsidR="00C42924">
        <w:rPr>
          <w:rFonts w:eastAsia="等线"/>
        </w:rPr>
        <w:t xml:space="preserve"> across</w:t>
      </w:r>
      <w:r w:rsidR="00C42924">
        <w:t xml:space="preserve"> cities, countries, and continents </w:t>
      </w:r>
      <w:r w:rsidR="00C42924">
        <w:fldChar w:fldCharType="begin"/>
      </w:r>
      <w:r w:rsidR="002E14B1">
        <w:instrText xml:space="preserve"> ADDIN EN.CITE &lt;EndNote&gt;&lt;Cite&gt;&lt;Author&gt;Wagner&lt;/Author&gt;&lt;Year&gt;2017&lt;/Year&gt;&lt;RecNum&gt;17&lt;/RecNum&gt;&lt;DisplayText&gt;[1, 2]&lt;/DisplayText&gt;&lt;record&gt;&lt;rec-number&gt;17&lt;/rec-number&gt;&lt;foreign-keys&gt;&lt;key app="EN" db-id="5zfa2svsnsw5ryevwf45swzf05aawprxx9ve" timestamp="1686825360"&gt;17&lt;/key&gt;&lt;/foreign-keys&gt;&lt;ref-type name="Journal Article"&gt;17&lt;/ref-type&gt;&lt;contributors&gt;&lt;authors&gt;&lt;author&gt;Wagner, Caroline S&lt;/author&gt;&lt;author&gt;Jonkers, Koen&lt;/author&gt;&lt;/authors&gt;&lt;/contributors&gt;&lt;titles&gt;&lt;title&gt;Open countries have strong science&lt;/title&gt;&lt;secondary-title&gt;Nature&lt;/secondary-title&gt;&lt;/titles&gt;&lt;periodical&gt;&lt;full-title&gt;Nature&lt;/full-title&gt;&lt;/periodical&gt;&lt;pages&gt;32-33&lt;/pages&gt;&lt;volume&gt;550&lt;/volume&gt;&lt;number&gt;7674&lt;/number&gt;&lt;dates&gt;&lt;year&gt;2017&lt;/year&gt;&lt;/dates&gt;&lt;isbn&gt;0028-0836&lt;/isbn&gt;&lt;urls&gt;&lt;/urls&gt;&lt;electronic-resource-num&gt;10.1038/550032a &lt;/electronic-resource-num&gt;&lt;/record&gt;&lt;/Cite&gt;&lt;Cite&gt;&lt;Author&gt;Sugimoto&lt;/Author&gt;&lt;Year&gt;2016&lt;/Year&gt;&lt;RecNum&gt;126&lt;/RecNum&gt;&lt;record&gt;&lt;rec-number&gt;126&lt;/rec-number&gt;&lt;foreign-keys&gt;&lt;key app="EN" db-id="5zfa2svsnsw5ryevwf45swzf05aawprxx9ve" timestamp="1687759636"&gt;126&lt;/key&gt;&lt;/foreign-keys&gt;&lt;ref-type name="Journal Article"&gt;17&lt;/ref-type&gt;&lt;contributors&gt;&lt;authors&gt;&lt;author&gt;Sugimoto, Cassidy R&lt;/author&gt;&lt;author&gt;Robinson-García, Nicolás&lt;/author&gt;&lt;author&gt;Costas, Rodrigo&lt;/author&gt;&lt;/authors&gt;&lt;/contributors&gt;&lt;titles&gt;&lt;title&gt;Towards a global scientific brain: Indicators of researcher mobility using co-affiliation data&lt;/title&gt;&lt;secondary-title&gt;arXiv preprint arXiv:1609.06499&lt;/secondary-title&gt;&lt;/titles&gt;&lt;periodical&gt;&lt;full-title&gt;arXiv preprint arXiv:1609.06499&lt;/full-title&gt;&lt;/periodical&gt;&lt;dates&gt;&lt;year&gt;2016&lt;/year&gt;&lt;/dates&gt;&lt;urls&gt;&lt;/urls&gt;&lt;/record&gt;&lt;/Cite&gt;&lt;/EndNote&gt;</w:instrText>
      </w:r>
      <w:r w:rsidR="00C42924">
        <w:fldChar w:fldCharType="separate"/>
      </w:r>
      <w:r w:rsidR="00C42924">
        <w:rPr>
          <w:noProof/>
        </w:rPr>
        <w:t>[</w:t>
      </w:r>
      <w:hyperlink w:anchor="_ENREF_1" w:tooltip="Wagner, 2017 #17" w:history="1">
        <w:r w:rsidR="00BB5B3B" w:rsidRPr="00BB5B3B">
          <w:rPr>
            <w:rStyle w:val="a7"/>
          </w:rPr>
          <w:t>1</w:t>
        </w:r>
      </w:hyperlink>
      <w:r w:rsidR="00C42924">
        <w:rPr>
          <w:noProof/>
        </w:rPr>
        <w:t xml:space="preserve">, </w:t>
      </w:r>
      <w:hyperlink w:anchor="_ENREF_2" w:tooltip="Sugimoto, 2016 #126" w:history="1">
        <w:r w:rsidR="00BB5B3B" w:rsidRPr="00BB5B3B">
          <w:rPr>
            <w:rStyle w:val="a7"/>
          </w:rPr>
          <w:t>2</w:t>
        </w:r>
      </w:hyperlink>
      <w:r w:rsidR="00C42924">
        <w:rPr>
          <w:noProof/>
        </w:rPr>
        <w:t>]</w:t>
      </w:r>
      <w:r w:rsidR="00C42924">
        <w:fldChar w:fldCharType="end"/>
      </w:r>
      <w:r w:rsidR="00C42924">
        <w:t xml:space="preserve">. </w:t>
      </w:r>
      <w:ins w:id="86" w:author="Yifang Ma" w:date="2024-12-30T12:26:00Z" w16du:dateUtc="2024-12-30T04:26:00Z">
        <w:r w:rsidR="006A270C">
          <w:rPr>
            <w:rFonts w:hint="eastAsia"/>
          </w:rPr>
          <w:t>A thor</w:t>
        </w:r>
      </w:ins>
      <w:ins w:id="87" w:author="Yifang Ma" w:date="2024-12-30T12:27:00Z" w16du:dateUtc="2024-12-30T04:27:00Z">
        <w:r w:rsidR="006A270C">
          <w:rPr>
            <w:rFonts w:hint="eastAsia"/>
          </w:rPr>
          <w:t xml:space="preserve">ough </w:t>
        </w:r>
      </w:ins>
      <w:del w:id="88" w:author="Yifang Ma" w:date="2024-12-30T12:27:00Z" w16du:dateUtc="2024-12-30T04:27:00Z">
        <w:r w:rsidR="00C42924" w:rsidDel="006A270C">
          <w:delText xml:space="preserve">Understanding </w:delText>
        </w:r>
      </w:del>
      <w:ins w:id="89" w:author="Yifang Ma" w:date="2024-12-30T12:27:00Z" w16du:dateUtc="2024-12-30T04:27:00Z">
        <w:r w:rsidR="006A270C">
          <w:rPr>
            <w:rFonts w:hint="eastAsia"/>
          </w:rPr>
          <w:t>u</w:t>
        </w:r>
        <w:r w:rsidR="006A270C">
          <w:t xml:space="preserve">nderstanding </w:t>
        </w:r>
        <w:r w:rsidR="006A270C">
          <w:rPr>
            <w:rFonts w:hint="eastAsia"/>
          </w:rPr>
          <w:t xml:space="preserve">of </w:t>
        </w:r>
      </w:ins>
      <w:r w:rsidR="00237F16">
        <w:rPr>
          <w:rFonts w:hint="eastAsia"/>
        </w:rPr>
        <w:t>researchers</w:t>
      </w:r>
      <w:r w:rsidR="00237F16">
        <w:t xml:space="preserve">’ </w:t>
      </w:r>
      <w:r w:rsidR="00C42924">
        <w:t xml:space="preserve">mobility patterns is crucial for </w:t>
      </w:r>
      <w:r w:rsidR="00237F16">
        <w:rPr>
          <w:rFonts w:hint="eastAsia"/>
        </w:rPr>
        <w:t>multiple</w:t>
      </w:r>
      <w:r w:rsidR="00237F16">
        <w:t xml:space="preserve"> </w:t>
      </w:r>
      <w:r w:rsidR="00C42924">
        <w:t>reasons</w:t>
      </w:r>
      <w:del w:id="90" w:author="Yifang Ma" w:date="2024-12-30T12:27:00Z" w16du:dateUtc="2024-12-30T04:27:00Z">
        <w:r w:rsidR="00C42924" w:rsidDel="006A270C">
          <w:delText xml:space="preserve">, </w:delText>
        </w:r>
      </w:del>
      <w:ins w:id="91" w:author="Yifang Ma" w:date="2024-12-30T12:27:00Z" w16du:dateUtc="2024-12-30T04:27:00Z">
        <w:r w:rsidR="006A270C">
          <w:rPr>
            <w:rFonts w:hint="eastAsia"/>
          </w:rPr>
          <w:t>:</w:t>
        </w:r>
        <w:r w:rsidR="006A270C">
          <w:t xml:space="preserve"> </w:t>
        </w:r>
      </w:ins>
      <w:del w:id="92" w:author="Yifang Ma" w:date="2024-12-30T12:27:00Z" w16du:dateUtc="2024-12-30T04:27:00Z">
        <w:r w:rsidR="00C42924" w:rsidDel="006A270C">
          <w:delText xml:space="preserve">including </w:delText>
        </w:r>
      </w:del>
      <w:ins w:id="93" w:author="Yifang Ma" w:date="2024-12-30T12:27:00Z" w16du:dateUtc="2024-12-30T04:27:00Z">
        <w:r w:rsidR="006A270C">
          <w:rPr>
            <w:rFonts w:hint="eastAsia"/>
          </w:rPr>
          <w:t>informing</w:t>
        </w:r>
        <w:r w:rsidR="006A270C">
          <w:t xml:space="preserve"> </w:t>
        </w:r>
      </w:ins>
      <w:r w:rsidR="00C42924">
        <w:t xml:space="preserve">scientific career development </w:t>
      </w:r>
      <w:r w:rsidR="00C42924">
        <w:fldChar w:fldCharType="begin">
          <w:fldData xml:space="preserve">PEVuZE5vdGU+PENpdGU+PEF1dGhvcj5Nb3Jhbm/igJBGb2FkaTwvQXV0aG9yPjxZZWFyPjIwMDU8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=
</w:fldData>
        </w:fldChar>
      </w:r>
      <w:r w:rsidR="00055B88">
        <w:instrText xml:space="preserve"> ADDIN EN.CITE </w:instrText>
      </w:r>
      <w:r w:rsidR="00055B88">
        <w:fldChar w:fldCharType="begin">
          <w:fldData xml:space="preserve">PEVuZE5vdGU+PENpdGU+PEF1dGhvcj5Nb3Jhbm/igJBGb2FkaTwvQXV0aG9yPjxZZWFyPjIwMDU8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=
</w:fldData>
        </w:fldChar>
      </w:r>
      <w:r w:rsidR="00055B88">
        <w:instrText xml:space="preserve"> ADDIN EN.CITE.DATA </w:instrText>
      </w:r>
      <w:r w:rsidR="00055B88">
        <w:fldChar w:fldCharType="end"/>
      </w:r>
      <w:r w:rsidR="00C42924">
        <w:fldChar w:fldCharType="separate"/>
      </w:r>
      <w:r w:rsidR="00C42924">
        <w:rPr>
          <w:noProof/>
        </w:rPr>
        <w:t>[</w:t>
      </w:r>
      <w:hyperlink w:anchor="_ENREF_3" w:tooltip="Morano‐Foadi, 2005 #90" w:history="1">
        <w:r w:rsidR="00BB5B3B" w:rsidRPr="00BB5B3B">
          <w:rPr>
            <w:rStyle w:val="a7"/>
          </w:rPr>
          <w:t>3-8</w:t>
        </w:r>
      </w:hyperlink>
      <w:r w:rsidR="00C42924">
        <w:rPr>
          <w:noProof/>
        </w:rPr>
        <w:t>]</w:t>
      </w:r>
      <w:r w:rsidR="00C42924">
        <w:fldChar w:fldCharType="end"/>
      </w:r>
      <w:r w:rsidR="00C42924">
        <w:t xml:space="preserve">, </w:t>
      </w:r>
      <w:ins w:id="94" w:author="Yifang Ma" w:date="2024-12-30T12:27:00Z" w16du:dateUtc="2024-12-30T04:27:00Z">
        <w:r w:rsidR="006A270C">
          <w:rPr>
            <w:rFonts w:hint="eastAsia"/>
          </w:rPr>
          <w:t>facilitat</w:t>
        </w:r>
      </w:ins>
      <w:ins w:id="95" w:author="Yifang Ma" w:date="2024-12-30T12:28:00Z" w16du:dateUtc="2024-12-30T04:28:00Z">
        <w:r w:rsidR="006A270C">
          <w:rPr>
            <w:rFonts w:hint="eastAsia"/>
          </w:rPr>
          <w:t xml:space="preserve">ing </w:t>
        </w:r>
      </w:ins>
      <w:r w:rsidR="00C42924">
        <w:t xml:space="preserve">geographical knowledge propagation </w:t>
      </w:r>
      <w:r w:rsidR="00C42924">
        <w:fldChar w:fldCharType="begin">
          <w:fldData xml:space="preserve">PEVuZE5vdGU+PENpdGU+PEF1dGhvcj5DemFpa2E8L0F1dGhvcj48WWVhcj4yMDE4PC9ZZWFyPjxS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</w:fldData>
        </w:fldChar>
      </w:r>
      <w:r w:rsidR="00055B88">
        <w:instrText xml:space="preserve"> ADDIN EN.CITE </w:instrText>
      </w:r>
      <w:r w:rsidR="00055B88">
        <w:fldChar w:fldCharType="begin">
          <w:fldData xml:space="preserve">PEVuZE5vdGU+PENpdGU+PEF1dGhvcj5DemFpa2E8L0F1dGhvcj48WWVhcj4yMDE4PC9ZZWFyPjxS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</w:fldData>
        </w:fldChar>
      </w:r>
      <w:r w:rsidR="00055B88">
        <w:instrText xml:space="preserve"> ADDIN EN.CITE.DATA </w:instrText>
      </w:r>
      <w:r w:rsidR="00055B88">
        <w:fldChar w:fldCharType="end"/>
      </w:r>
      <w:r w:rsidR="00C42924">
        <w:fldChar w:fldCharType="separate"/>
      </w:r>
      <w:r w:rsidR="00C42924">
        <w:rPr>
          <w:noProof/>
        </w:rPr>
        <w:t>[</w:t>
      </w:r>
      <w:hyperlink w:anchor="_ENREF_9" w:tooltip="Czaika, 2018 #1" w:history="1">
        <w:r w:rsidR="00BB5B3B" w:rsidRPr="00BB5B3B">
          <w:rPr>
            <w:rStyle w:val="a7"/>
          </w:rPr>
          <w:t>9-11</w:t>
        </w:r>
      </w:hyperlink>
      <w:r w:rsidR="00C42924">
        <w:rPr>
          <w:noProof/>
        </w:rPr>
        <w:t>]</w:t>
      </w:r>
      <w:r w:rsidR="00C42924">
        <w:fldChar w:fldCharType="end"/>
      </w:r>
      <w:r w:rsidR="00C42924">
        <w:t xml:space="preserve">, and fostering both international and domestic collaborations </w:t>
      </w:r>
      <w:r w:rsidR="00C42924">
        <w:fldChar w:fldCharType="begin"/>
      </w:r>
      <w:r w:rsidR="00C42924">
        <w:instrText xml:space="preserve"> ADDIN EN.CITE &lt;EndNote&gt;&lt;Cite&gt;&lt;Author&gt;Markova&lt;/Author&gt;&lt;Year&gt;2016&lt;/Year&gt;&lt;RecNum&gt;88&lt;/RecNum&gt;&lt;DisplayText&gt;[12, 13]&lt;/DisplayText&gt;&lt;record&gt;&lt;rec-number&gt;88&lt;/rec-number&gt;&lt;foreign-keys&gt;&lt;key app="EN" db-id="dt5zvpwpfz5rxoe0wwdxdtrzffexfzdzrswx" timestamp="1677637464"&gt;88&lt;/key&gt;&lt;/foreign-keys&gt;&lt;ref-type name="Journal Article"&gt;17&lt;/ref-type&gt;&lt;contributors&gt;&lt;authors&gt;&lt;author&gt;Markova, Yulia V&lt;/author&gt;&lt;author&gt;Shmatko, Natalia A&lt;/author&gt;&lt;author&gt;Katchanov, Yurij L&lt;/author&gt;&lt;/authors&gt;&lt;/contributors&gt;&lt;titles&gt;&lt;title&gt;Synchronous international scientific mobility in the space of affiliations: evidence from Russia&lt;/title&gt;&lt;secondary-title&gt;SpringerPlus&lt;/secondary-title&gt;&lt;/titles&gt;&lt;periodical&gt;&lt;full-title&gt;SpringerPlus&lt;/full-title&gt;&lt;/periodical&gt;&lt;pages&gt;1-19&lt;/pages&gt;&lt;volume&gt;5&lt;/volume&gt;&lt;dates&gt;&lt;year&gt;2016&lt;/year&gt;&lt;/dates&gt;&lt;urls&gt;&lt;/urls&gt;&lt;/record&gt;&lt;/Cite&gt;&lt;Cite&gt;&lt;Author&gt;Rodrigues&lt;/Author&gt;&lt;Year&gt;2016&lt;/Year&gt;&lt;RecNum&gt;86&lt;/RecNum&gt;&lt;record&gt;&lt;rec-number&gt;86&lt;/rec-number&gt;&lt;foreign-keys&gt;&lt;key app="EN" db-id="dt5zvpwpfz5rxoe0wwdxdtrzffexfzdzrswx" timestamp="1677637390"&gt;86&lt;/key&gt;&lt;/foreign-keys&gt;&lt;ref-type name="Journal Article"&gt;17&lt;/ref-type&gt;&lt;contributors&gt;&lt;authors&gt;&lt;author&gt;Rodrigues, Marcio L&lt;/author&gt;&lt;author&gt;Nimrichter, Leonardo&lt;/author&gt;&lt;author&gt;Cordero, Radames JB&lt;/author&gt;&lt;/authors&gt;&lt;/contributors&gt;&lt;titles&gt;&lt;title&gt;The benefits of scientific mobility and international collaboration&lt;/title&gt;&lt;secondary-title&gt;FEMS microbiology letters&lt;/secondary-title&gt;&lt;/titles&gt;&lt;periodical&gt;&lt;full-title&gt;FEMS microbiology letters&lt;/full-title&gt;&lt;/periodical&gt;&lt;volume&gt;363&lt;/volume&gt;&lt;number&gt;21&lt;/number&gt;&lt;dates&gt;&lt;year&gt;2016&lt;/year&gt;&lt;/dates&gt;&lt;isbn&gt;0378-1097&lt;/isbn&gt;&lt;urls&gt;&lt;/urls&gt;&lt;/record&gt;&lt;/Cite&gt;&lt;/EndNote&gt;</w:instrText>
      </w:r>
      <w:r w:rsidR="00C42924">
        <w:fldChar w:fldCharType="separate"/>
      </w:r>
      <w:r w:rsidR="00C42924">
        <w:rPr>
          <w:noProof/>
        </w:rPr>
        <w:t>[</w:t>
      </w:r>
      <w:hyperlink w:anchor="_ENREF_12" w:tooltip="Markova, 2016 #88" w:history="1">
        <w:r w:rsidR="00BB5B3B" w:rsidRPr="00BB5B3B">
          <w:rPr>
            <w:rStyle w:val="a7"/>
          </w:rPr>
          <w:t>12</w:t>
        </w:r>
      </w:hyperlink>
      <w:r w:rsidR="00C42924">
        <w:rPr>
          <w:noProof/>
        </w:rPr>
        <w:t xml:space="preserve">, </w:t>
      </w:r>
      <w:hyperlink w:anchor="_ENREF_13" w:tooltip="Rodrigues, 2016 #86" w:history="1">
        <w:r w:rsidR="00BB5B3B" w:rsidRPr="00BB5B3B">
          <w:rPr>
            <w:rStyle w:val="a7"/>
          </w:rPr>
          <w:t>13</w:t>
        </w:r>
      </w:hyperlink>
      <w:r w:rsidR="00C42924">
        <w:rPr>
          <w:noProof/>
        </w:rPr>
        <w:t>]</w:t>
      </w:r>
      <w:r w:rsidR="00C42924">
        <w:fldChar w:fldCharType="end"/>
      </w:r>
      <w:r w:rsidR="00C42924">
        <w:t xml:space="preserve">. Historically, </w:t>
      </w:r>
      <w:ins w:id="96" w:author="Yifang Ma" w:date="2024-12-30T12:28:00Z" w16du:dateUtc="2024-12-30T04:28:00Z">
        <w:r w:rsidR="006A270C">
          <w:rPr>
            <w:rFonts w:hint="eastAsia"/>
          </w:rPr>
          <w:t xml:space="preserve">geographical </w:t>
        </w:r>
      </w:ins>
      <w:r w:rsidR="00FC053C">
        <w:rPr>
          <w:rFonts w:hint="eastAsia"/>
        </w:rPr>
        <w:t>factors</w:t>
      </w:r>
      <w:del w:id="97" w:author="Yifang Ma" w:date="2024-12-30T12:28:00Z" w16du:dateUtc="2024-12-30T04:28:00Z">
        <w:r w:rsidR="00FC053C" w:rsidDel="006A270C">
          <w:rPr>
            <w:rFonts w:hint="eastAsia"/>
          </w:rPr>
          <w:delText xml:space="preserve"> like geography</w:delText>
        </w:r>
      </w:del>
      <w:r w:rsidR="00FC053C">
        <w:rPr>
          <w:rFonts w:hint="eastAsia"/>
        </w:rPr>
        <w:t xml:space="preserve"> have shaped scientific mobility</w:t>
      </w:r>
      <w:r w:rsidR="00C42924">
        <w:t xml:space="preserve">, </w:t>
      </w:r>
      <w:del w:id="98" w:author="Yifang Ma" w:date="2024-12-30T12:28:00Z" w16du:dateUtc="2024-12-30T04:28:00Z">
        <w:r w:rsidR="00FC053C" w:rsidDel="006A270C">
          <w:rPr>
            <w:rFonts w:hint="eastAsia"/>
          </w:rPr>
          <w:delText>creating</w:delText>
        </w:r>
        <w:r w:rsidR="00C42924" w:rsidDel="006A270C">
          <w:delText xml:space="preserve"> </w:delText>
        </w:r>
      </w:del>
      <w:ins w:id="99" w:author="Yifang Ma" w:date="2024-12-30T12:28:00Z" w16du:dateUtc="2024-12-30T04:28:00Z">
        <w:r w:rsidR="006A270C">
          <w:rPr>
            <w:rFonts w:hint="eastAsia"/>
          </w:rPr>
          <w:t>resul</w:t>
        </w:r>
      </w:ins>
      <w:ins w:id="100" w:author="Yifang Ma" w:date="2024-12-30T12:29:00Z" w16du:dateUtc="2024-12-30T04:29:00Z">
        <w:r w:rsidR="006A270C">
          <w:rPr>
            <w:rFonts w:hint="eastAsia"/>
          </w:rPr>
          <w:t>ting in</w:t>
        </w:r>
      </w:ins>
      <w:ins w:id="101" w:author="Yifang Ma" w:date="2024-12-30T12:28:00Z" w16du:dateUtc="2024-12-30T04:28:00Z">
        <w:r w:rsidR="006A270C">
          <w:t xml:space="preserve"> </w:t>
        </w:r>
      </w:ins>
      <w:r w:rsidR="00C42924">
        <w:t xml:space="preserve">hierarchical mobility patterns among cities, countries, and continents </w:t>
      </w:r>
      <w:r w:rsidR="00C42924">
        <w:fldChar w:fldCharType="begin"/>
      </w:r>
      <w:r w:rsidR="00C42924">
        <w:instrText xml:space="preserve"> ADDIN EN.CITE &lt;EndNote&gt;&lt;Cite&gt;&lt;Author&gt;Alessandretti&lt;/Author&gt;&lt;Year&gt;2020&lt;/Year&gt;&lt;RecNum&gt;145&lt;/RecNum&gt;&lt;DisplayText&gt;[14, 15]&lt;/DisplayText&gt;&lt;record&gt;&lt;rec-number&gt;145&lt;/rec-number&gt;&lt;foreign-keys&gt;&lt;key app="EN" db-id="5zfa2svsnsw5ryevwf45swzf05aawprxx9ve" timestamp="1689750022"&gt;145&lt;/key&gt;&lt;/foreign-keys&gt;&lt;ref-type name="Journal Article"&gt;17&lt;/ref-type&gt;&lt;contributors&gt;&lt;authors&gt;&lt;author&gt;Alessandretti, Laura&lt;/author&gt;&lt;author&gt;Aslak, Ulf&lt;/author&gt;&lt;author&gt;Lehmann, Sune&lt;/author&gt;&lt;/authors&gt;&lt;/contributors&gt;&lt;titles&gt;&lt;title&gt;The scales of human mobility&lt;/title&gt;&lt;secondary-title&gt;Nature&lt;/secondary-title&gt;&lt;/titles&gt;&lt;periodical&gt;&lt;full-title&gt;Nature&lt;/full-title&gt;&lt;/periodical&gt;&lt;pages&gt;402-407&lt;/pages&gt;&lt;volume&gt;587&lt;/volume&gt;&lt;number&gt;7834&lt;/number&gt;&lt;dates&gt;&lt;year&gt;2020&lt;/year&gt;&lt;pub-dates&gt;&lt;date&gt;2020/11/01&lt;/date&gt;&lt;/pub-dates&gt;&lt;/dates&gt;&lt;isbn&gt;1476-4687&lt;/isbn&gt;&lt;urls&gt;&lt;related-urls&gt;&lt;url&gt;https://doi.org/10.1038/s41586-020-2909-1&lt;/url&gt;&lt;/related-urls&gt;&lt;/urls&gt;&lt;electronic-resource-num&gt;10.1038/s41586-020-2909-1&lt;/electronic-resource-num&gt;&lt;/record&gt;&lt;/Cite&gt;&lt;Cite&gt;&lt;Author&gt;Lengyel&lt;/Author&gt;&lt;Year&gt;2011&lt;/Year&gt;&lt;RecNum&gt;121&lt;/RecNum&gt;&lt;record&gt;&lt;rec-number&gt;121&lt;/rec-number&gt;&lt;foreign-keys&gt;&lt;key app="EN" db-id="5zfa2svsnsw5ryevwf45swzf05aawprxx9ve" timestamp="1687243859"&gt;121&lt;/key&gt;&lt;/foreign-keys&gt;&lt;ref-type name="Journal Article"&gt;17&lt;/ref-type&gt;&lt;contributors&gt;&lt;authors&gt;&lt;author&gt;Lengyel, Balázs&lt;/author&gt;&lt;author&gt;Ságvári, Bence&lt;/author&gt;&lt;/authors&gt;&lt;/contributors&gt;&lt;titles&gt;&lt;title&gt;Creative occupations and regional development in Hungary: mobility of talent in a one-centred transition economy&lt;/title&gt;&lt;secondary-title&gt;European Planning Studies&lt;/secondary-title&gt;&lt;/titles&gt;&lt;periodical&gt;&lt;full-title&gt;European Planning Studies&lt;/full-title&gt;&lt;/periodical&gt;&lt;pages&gt;2073-2093&lt;/pages&gt;&lt;volume&gt;19&lt;/volume&gt;&lt;number&gt;12&lt;/number&gt;&lt;dates&gt;&lt;year&gt;2011&lt;/year&gt;&lt;/dates&gt;&lt;isbn&gt;0965-4313&lt;/isbn&gt;&lt;urls&gt;&lt;/urls&gt;&lt;/record&gt;&lt;/Cite&gt;&lt;/EndNote&gt;</w:instrText>
      </w:r>
      <w:r w:rsidR="00C42924">
        <w:fldChar w:fldCharType="separate"/>
      </w:r>
      <w:r w:rsidR="00C42924">
        <w:rPr>
          <w:noProof/>
        </w:rPr>
        <w:t>[</w:t>
      </w:r>
      <w:hyperlink w:anchor="_ENREF_14" w:tooltip="Alessandretti, 2020 #145" w:history="1">
        <w:r w:rsidR="00BB5B3B" w:rsidRPr="00BB5B3B">
          <w:rPr>
            <w:rStyle w:val="a7"/>
          </w:rPr>
          <w:t>14</w:t>
        </w:r>
      </w:hyperlink>
      <w:r w:rsidR="00C42924">
        <w:rPr>
          <w:noProof/>
        </w:rPr>
        <w:t xml:space="preserve">, </w:t>
      </w:r>
      <w:hyperlink w:anchor="_ENREF_15" w:tooltip="Lengyel, 2011 #121" w:history="1">
        <w:r w:rsidR="00BB5B3B" w:rsidRPr="00BB5B3B">
          <w:rPr>
            <w:rStyle w:val="a7"/>
          </w:rPr>
          <w:t>15</w:t>
        </w:r>
      </w:hyperlink>
      <w:r w:rsidR="00C42924">
        <w:rPr>
          <w:noProof/>
        </w:rPr>
        <w:t>]</w:t>
      </w:r>
      <w:r w:rsidR="00C42924">
        <w:fldChar w:fldCharType="end"/>
      </w:r>
      <w:r w:rsidR="00C42924">
        <w:t xml:space="preserve">.  </w:t>
      </w:r>
      <w:r w:rsidR="00C42924">
        <w:rPr>
          <w:rFonts w:eastAsia="等线"/>
        </w:rPr>
        <w:t xml:space="preserve">Economic disparities, cultural differences, and varied policies across nations </w:t>
      </w:r>
      <w:ins w:id="102" w:author="Yifang Ma" w:date="2024-12-30T12:29:00Z" w16du:dateUtc="2024-12-30T04:29:00Z">
        <w:r w:rsidR="006A270C">
          <w:rPr>
            <w:rFonts w:eastAsia="等线" w:hint="eastAsia"/>
          </w:rPr>
          <w:t xml:space="preserve">can further bias </w:t>
        </w:r>
      </w:ins>
      <w:del w:id="103" w:author="Yifang Ma" w:date="2024-12-30T12:29:00Z" w16du:dateUtc="2024-12-30T04:29:00Z">
        <w:r w:rsidR="00FC053C" w:rsidDel="006A270C">
          <w:rPr>
            <w:rFonts w:eastAsia="等线" w:hint="eastAsia"/>
          </w:rPr>
          <w:delText>often lead</w:delText>
        </w:r>
        <w:r w:rsidR="00FC053C" w:rsidDel="006A270C">
          <w:rPr>
            <w:rFonts w:eastAsia="等线"/>
          </w:rPr>
          <w:delText xml:space="preserve"> </w:delText>
        </w:r>
        <w:r w:rsidR="00C42924" w:rsidDel="006A270C">
          <w:rPr>
            <w:rFonts w:eastAsia="等线"/>
          </w:rPr>
          <w:delText>to unequal and biased</w:delText>
        </w:r>
      </w:del>
      <w:ins w:id="104" w:author="Yifang Ma" w:date="2024-12-30T12:29:00Z" w16du:dateUtc="2024-12-30T04:29:00Z">
        <w:r w:rsidR="006A270C">
          <w:rPr>
            <w:rFonts w:eastAsia="等线" w:hint="eastAsia"/>
          </w:rPr>
          <w:t>the</w:t>
        </w:r>
      </w:ins>
      <w:r w:rsidR="00C42924">
        <w:rPr>
          <w:rFonts w:eastAsia="等线"/>
        </w:rPr>
        <w:t xml:space="preserve"> movements of scientists</w:t>
      </w:r>
      <w:r w:rsidR="00FC053C">
        <w:rPr>
          <w:rFonts w:eastAsia="等线" w:hint="eastAsia"/>
        </w:rPr>
        <w:t xml:space="preserve">, </w:t>
      </w:r>
      <w:del w:id="105" w:author="Yifang Ma" w:date="2024-12-30T12:30:00Z" w16du:dateUtc="2024-12-30T04:30:00Z">
        <w:r w:rsidR="00FC053C" w:rsidDel="006A270C">
          <w:rPr>
            <w:rFonts w:eastAsia="等线" w:hint="eastAsia"/>
          </w:rPr>
          <w:delText xml:space="preserve">which are </w:delText>
        </w:r>
      </w:del>
      <w:r w:rsidR="00FC053C">
        <w:rPr>
          <w:rFonts w:eastAsia="等线" w:hint="eastAsia"/>
        </w:rPr>
        <w:t xml:space="preserve">exacerbated by </w:t>
      </w:r>
      <w:del w:id="106" w:author="Yifang Ma" w:date="2024-12-30T12:30:00Z" w16du:dateUtc="2024-12-30T04:30:00Z">
        <w:r w:rsidR="00FC053C" w:rsidDel="006A270C">
          <w:rPr>
            <w:rFonts w:eastAsia="等线" w:hint="eastAsia"/>
          </w:rPr>
          <w:delText xml:space="preserve">challenges </w:delText>
        </w:r>
      </w:del>
      <w:ins w:id="107" w:author="Yifang Ma" w:date="2024-12-30T12:30:00Z" w16du:dateUtc="2024-12-30T04:30:00Z">
        <w:r w:rsidR="006A270C">
          <w:rPr>
            <w:rFonts w:eastAsia="等线" w:hint="eastAsia"/>
          </w:rPr>
          <w:t xml:space="preserve">issues </w:t>
        </w:r>
      </w:ins>
      <w:r w:rsidR="00FC053C">
        <w:rPr>
          <w:rFonts w:eastAsia="等线" w:hint="eastAsia"/>
        </w:rPr>
        <w:t>such as visa restrictions, language barriers, and cultural differences</w:t>
      </w:r>
      <w:r w:rsidR="00C42924">
        <w:rPr>
          <w:rFonts w:eastAsia="等线"/>
        </w:rPr>
        <w:t xml:space="preserve"> </w:t>
      </w:r>
      <w:r w:rsidR="00C42924">
        <w:fldChar w:fldCharType="begin"/>
      </w:r>
      <w:r w:rsidR="00C42924">
        <w:instrText xml:space="preserve"> ADDIN EN.CITE &lt;EndNote&gt;&lt;Cite&gt;&lt;Author&gt;Czaika&lt;/Author&gt;&lt;Year&gt;2018&lt;/Year&gt;&lt;RecNum&gt;1&lt;/RecNum&gt;&lt;DisplayText&gt;[9]&lt;/DisplayText&gt;&lt;record&gt;&lt;rec-number&gt;1&lt;/rec-number&gt;&lt;foreign-keys&gt;&lt;key app="EN" db-id="5zfa2svsnsw5ryevwf45swzf05aawprxx9ve" timestamp="1676813456"&gt;1&lt;/key&gt;&lt;/foreign-keys&gt;&lt;ref-type name="Journal Article"&gt;17&lt;/ref-type&gt;&lt;contributors&gt;&lt;authors&gt;&lt;author&gt;Czaika, Mathias&lt;/author&gt;&lt;author&gt;Orazbayev, Sultan&lt;/author&gt;&lt;/authors&gt;&lt;/contributors&gt;&lt;titles&gt;&lt;title&gt;The globalisation of scientific mobility, 1970–2014&lt;/title&gt;&lt;secondary-title&gt;Applied Geography&lt;/secondary-title&gt;&lt;/titles&gt;&lt;periodical&gt;&lt;full-title&gt;Applied Geography&lt;/full-title&gt;&lt;/periodical&gt;&lt;pages&gt;1-10&lt;/pages&gt;&lt;volume&gt;96&lt;/volume&gt;&lt;dates&gt;&lt;year&gt;2018&lt;/year&gt;&lt;/dates&gt;&lt;isbn&gt;0143-6228&lt;/isbn&gt;&lt;urls&gt;&lt;/urls&gt;&lt;/record&gt;&lt;/Cite&gt;&lt;/EndNote&gt;</w:instrText>
      </w:r>
      <w:r w:rsidR="00C42924">
        <w:fldChar w:fldCharType="separate"/>
      </w:r>
      <w:r w:rsidR="00C42924">
        <w:rPr>
          <w:noProof/>
        </w:rPr>
        <w:t>[</w:t>
      </w:r>
      <w:hyperlink w:anchor="_ENREF_9" w:tooltip="Czaika, 2018 #1" w:history="1">
        <w:r w:rsidR="00BB5B3B" w:rsidRPr="00BB5B3B">
          <w:rPr>
            <w:rStyle w:val="a7"/>
          </w:rPr>
          <w:t>9</w:t>
        </w:r>
      </w:hyperlink>
      <w:r w:rsidR="00C42924">
        <w:rPr>
          <w:noProof/>
        </w:rPr>
        <w:t>]</w:t>
      </w:r>
      <w:r w:rsidR="00C42924">
        <w:fldChar w:fldCharType="end"/>
      </w:r>
      <w:r w:rsidR="00C42924">
        <w:t xml:space="preserve">.  </w:t>
      </w:r>
    </w:p>
    <w:p w14:paraId="75D3AD22" w14:textId="77777777" w:rsidR="00FC053C" w:rsidRDefault="00FC053C" w:rsidP="00FC053C"/>
    <w:p w14:paraId="5AA52270" w14:textId="64914998" w:rsidR="00C42924" w:rsidRDefault="00A40FEA" w:rsidP="00FC053C">
      <w:ins w:id="108" w:author="Yifang Ma" w:date="2024-12-30T12:31:00Z" w16du:dateUtc="2024-12-30T04:31:00Z">
        <w:r w:rsidRPr="00A40FEA">
          <w:t>Scientists’ movement tendencies are often constrained by geographical boundaries.</w:t>
        </w:r>
        <w:r>
          <w:rPr>
            <w:rFonts w:hint="eastAsia"/>
          </w:rPr>
          <w:t xml:space="preserve"> </w:t>
        </w:r>
      </w:ins>
      <w:del w:id="109" w:author="Yifang Ma" w:date="2024-12-30T12:31:00Z" w16du:dateUtc="2024-12-30T04:31:00Z">
        <w:r w:rsidR="00FC053C" w:rsidRPr="00FC053C" w:rsidDel="00A40FEA">
          <w:delText xml:space="preserve">The tendency of scientists to move is frequently influenced by geographical boundaries. </w:delText>
        </w:r>
      </w:del>
      <w:ins w:id="110" w:author="Yifang Ma" w:date="2024-12-30T11:57:00Z" w16du:dateUtc="2024-12-30T03:57:00Z">
        <w:r w:rsidR="009A7587">
          <w:rPr>
            <w:rFonts w:hint="eastAsia"/>
          </w:rPr>
          <w:t>I</w:t>
        </w:r>
        <w:r w:rsidR="009A7587" w:rsidRPr="009A7587">
          <w:t>ntuitively</w:t>
        </w:r>
      </w:ins>
      <w:del w:id="111" w:author="Yifang Ma" w:date="2024-12-30T11:57:00Z" w16du:dateUtc="2024-12-30T03:57:00Z">
        <w:r w:rsidR="00FC053C" w:rsidRPr="00FC053C" w:rsidDel="009A7587">
          <w:delText>For example</w:delText>
        </w:r>
      </w:del>
      <w:r w:rsidR="00FC053C" w:rsidRPr="00FC053C">
        <w:t>,</w:t>
      </w:r>
      <w:r w:rsidR="00FC053C">
        <w:rPr>
          <w:rFonts w:hint="eastAsia"/>
        </w:rPr>
        <w:t xml:space="preserve"> </w:t>
      </w:r>
      <w:r w:rsidR="00C42924">
        <w:t xml:space="preserve">given the </w:t>
      </w:r>
      <w:r w:rsidR="00FC053C">
        <w:rPr>
          <w:rFonts w:hint="eastAsia"/>
        </w:rPr>
        <w:t>same</w:t>
      </w:r>
      <w:r w:rsidR="00FC053C">
        <w:t xml:space="preserve"> </w:t>
      </w:r>
      <w:r w:rsidR="00C42924">
        <w:t xml:space="preserve">geographical distance, the likelihood of domestic movements is higher than that of cross-border movements. </w:t>
      </w:r>
      <w:del w:id="112" w:author="煜锐 黄" w:date="2024-12-19T14:12:00Z" w16du:dateUtc="2024-12-19T06:12:00Z">
        <w:r w:rsidR="00C42924" w:rsidDel="00505243">
          <w:delText xml:space="preserve"> </w:delText>
        </w:r>
      </w:del>
      <w:ins w:id="113" w:author="Yifang Ma" w:date="2024-12-30T12:32:00Z" w16du:dateUtc="2024-12-30T04:32:00Z">
        <w:r w:rsidRPr="00A40FEA">
          <w:t>Consequently</w:t>
        </w:r>
      </w:ins>
      <w:del w:id="114" w:author="Yifang Ma" w:date="2024-12-30T12:32:00Z" w16du:dateUtc="2024-12-30T04:32:00Z">
        <w:r w:rsidR="00FC053C" w:rsidDel="00A40FEA">
          <w:rPr>
            <w:rFonts w:hint="eastAsia"/>
          </w:rPr>
          <w:delText>Thus</w:delText>
        </w:r>
      </w:del>
      <w:r w:rsidR="00FC053C">
        <w:rPr>
          <w:rFonts w:hint="eastAsia"/>
        </w:rPr>
        <w:t>,</w:t>
      </w:r>
      <w:ins w:id="115" w:author="Yifang Ma" w:date="2024-12-30T12:32:00Z" w16du:dateUtc="2024-12-30T04:32:00Z">
        <w:r>
          <w:rPr>
            <w:rFonts w:hint="eastAsia"/>
          </w:rPr>
          <w:t xml:space="preserve"> </w:t>
        </w:r>
      </w:ins>
      <w:del w:id="116" w:author="Yifang Ma" w:date="2024-12-30T12:32:00Z" w16du:dateUtc="2024-12-30T04:32:00Z">
        <w:r w:rsidR="00FC053C" w:rsidDel="00A40FEA">
          <w:rPr>
            <w:rFonts w:hint="eastAsia"/>
          </w:rPr>
          <w:delText xml:space="preserve"> </w:delText>
        </w:r>
        <w:r w:rsidR="00920C32" w:rsidRPr="00920C32" w:rsidDel="00A40FEA">
          <w:delText>a</w:delText>
        </w:r>
      </w:del>
      <w:r w:rsidR="00920C32" w:rsidRPr="00920C32">
        <w:t xml:space="preserve"> comprehensive understanding of scientific mobility</w:t>
      </w:r>
      <w:del w:id="117" w:author="Yifang Ma" w:date="2024-12-30T12:32:00Z" w16du:dateUtc="2024-12-30T04:32:00Z">
        <w:r w:rsidR="00920C32" w:rsidRPr="00920C32" w:rsidDel="00A40FEA">
          <w:delText xml:space="preserve"> patterns</w:delText>
        </w:r>
      </w:del>
      <w:r w:rsidR="00920C32" w:rsidRPr="00920C32">
        <w:t xml:space="preserve"> at various scales</w:t>
      </w:r>
      <w:ins w:id="118" w:author="Yifang Ma" w:date="2024-12-30T12:32:00Z" w16du:dateUtc="2024-12-30T04:32:00Z">
        <w:r>
          <w:rPr>
            <w:rFonts w:hint="eastAsia"/>
          </w:rPr>
          <w:t>,</w:t>
        </w:r>
      </w:ins>
      <w:r w:rsidR="00920C32" w:rsidRPr="00920C32">
        <w:t xml:space="preserve"> and the effects of geographical hierarchical scales on such mobility</w:t>
      </w:r>
      <w:ins w:id="119" w:author="Yifang Ma" w:date="2024-12-30T12:32:00Z" w16du:dateUtc="2024-12-30T04:32:00Z">
        <w:r>
          <w:rPr>
            <w:rFonts w:hint="eastAsia"/>
          </w:rPr>
          <w:t>,</w:t>
        </w:r>
      </w:ins>
      <w:r w:rsidR="00920C32" w:rsidRPr="00920C32">
        <w:t xml:space="preserve"> </w:t>
      </w:r>
      <w:del w:id="120" w:author="Yifang Ma" w:date="2024-12-30T12:33:00Z" w16du:dateUtc="2024-12-30T04:33:00Z">
        <w:r w:rsidR="00920C32" w:rsidRPr="00920C32" w:rsidDel="00A40FEA">
          <w:delText xml:space="preserve">is </w:delText>
        </w:r>
      </w:del>
      <w:ins w:id="121" w:author="Yifang Ma" w:date="2024-12-30T12:33:00Z" w16du:dateUtc="2024-12-30T04:33:00Z">
        <w:r>
          <w:rPr>
            <w:rFonts w:hint="eastAsia"/>
          </w:rPr>
          <w:t>are</w:t>
        </w:r>
        <w:r w:rsidRPr="00920C32">
          <w:t xml:space="preserve"> </w:t>
        </w:r>
      </w:ins>
      <w:del w:id="122" w:author="Yifang Ma" w:date="2024-12-30T12:33:00Z" w16du:dateUtc="2024-12-30T04:33:00Z">
        <w:r w:rsidR="00920C32" w:rsidRPr="00920C32" w:rsidDel="00A40FEA">
          <w:delText>crucial</w:delText>
        </w:r>
      </w:del>
      <w:ins w:id="123" w:author="Yifang Ma" w:date="2024-12-30T12:33:00Z" w16du:dateUtc="2024-12-30T04:33:00Z">
        <w:r>
          <w:rPr>
            <w:rFonts w:hint="eastAsia"/>
          </w:rPr>
          <w:t>imperative</w:t>
        </w:r>
      </w:ins>
      <w:r w:rsidR="00920C32" w:rsidRPr="00920C32">
        <w:t>.</w:t>
      </w:r>
      <w:r w:rsidR="00920C32">
        <w:rPr>
          <w:rFonts w:hint="eastAsia"/>
        </w:rPr>
        <w:t xml:space="preserve"> </w:t>
      </w:r>
      <w:ins w:id="124" w:author="Yifang Ma" w:date="2024-12-30T12:33:00Z" w16du:dateUtc="2024-12-30T04:33:00Z">
        <w:r w:rsidRPr="00A40FEA">
          <w:t>Insights drawn from this understanding have substantial implications for career trajectories, the circulation of knowledge across regions, and evidence-based policy development.</w:t>
        </w:r>
      </w:ins>
      <w:del w:id="125" w:author="Yifang Ma" w:date="2024-12-30T12:33:00Z" w16du:dateUtc="2024-12-30T04:33:00Z">
        <w:r w:rsidR="00C42924" w:rsidDel="00A40FEA">
          <w:delText>This understanding bears significant implications for scientists’ career development, cross-regional knowledge circulation, and policy development, among other areas.</w:delText>
        </w:r>
      </w:del>
    </w:p>
    <w:p w14:paraId="0C2701C6" w14:textId="77777777" w:rsidR="00C42924" w:rsidRDefault="00C42924" w:rsidP="00C42924"/>
    <w:p w14:paraId="0F984512" w14:textId="2BBD1CF4" w:rsidR="00037D01" w:rsidRDefault="00920C32" w:rsidP="003A4ABB">
      <w:pPr>
        <w:rPr>
          <w:ins w:id="126" w:author="煜锐 黄" w:date="2024-12-30T21:25:00Z" w16du:dateUtc="2024-12-30T13:25:00Z"/>
        </w:rPr>
      </w:pPr>
      <w:r>
        <w:rPr>
          <w:rFonts w:hint="eastAsia"/>
        </w:rPr>
        <w:t>Extensive</w:t>
      </w:r>
      <w:r>
        <w:t xml:space="preserve"> </w:t>
      </w:r>
      <w:r w:rsidR="00C42924">
        <w:t xml:space="preserve">studies have </w:t>
      </w:r>
      <w:r>
        <w:rPr>
          <w:rFonts w:hint="eastAsia"/>
        </w:rPr>
        <w:t>demonstrated</w:t>
      </w:r>
      <w:r>
        <w:t xml:space="preserve"> </w:t>
      </w:r>
      <w:r w:rsidR="00C42924">
        <w:t xml:space="preserve">that </w:t>
      </w:r>
      <w:r>
        <w:rPr>
          <w:rFonts w:hint="eastAsia"/>
        </w:rPr>
        <w:t>scientists</w:t>
      </w:r>
      <w:r>
        <w:t>’</w:t>
      </w:r>
      <w:r w:rsidR="00C42924">
        <w:t xml:space="preserve"> mobility is shaped by </w:t>
      </w:r>
      <w:r>
        <w:rPr>
          <w:rFonts w:hint="eastAsia"/>
        </w:rPr>
        <w:t xml:space="preserve">various </w:t>
      </w:r>
      <w:r w:rsidR="00C42924">
        <w:t>factors.</w:t>
      </w:r>
      <w:r w:rsidR="00C42924">
        <w:rPr>
          <w:rFonts w:eastAsia="等线"/>
        </w:rPr>
        <w:t xml:space="preserve"> </w:t>
      </w:r>
      <w:r w:rsidRPr="00920C32">
        <w:rPr>
          <w:rFonts w:eastAsia="等线"/>
        </w:rPr>
        <w:t>Greater geographical distance typically reduces mobility between regions, with regional characteristics like language, culture, and economics also playing significant roles</w:t>
      </w:r>
      <w:r>
        <w:rPr>
          <w:rFonts w:eastAsia="等线" w:hint="eastAsia"/>
        </w:rPr>
        <w:t xml:space="preserve"> </w:t>
      </w:r>
      <w:r w:rsidR="00C42924">
        <w:fldChar w:fldCharType="begin">
          <w:fldData xml:space="preserve">PEVuZE5vdGU+PENpdGU+PEF1dGhvcj5CYXJib3NhPC9BdXRob3I+PFllYXI+MjAxODwvWWVhcj48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</w:fldData>
        </w:fldChar>
      </w:r>
      <w:r w:rsidR="00C42924">
        <w:instrText xml:space="preserve"> ADDIN EN.CITE </w:instrText>
      </w:r>
      <w:r w:rsidR="00C42924">
        <w:fldChar w:fldCharType="begin">
          <w:fldData xml:space="preserve">PEVuZE5vdGU+PENpdGU+PEF1dGhvcj5CYXJib3NhPC9BdXRob3I+PFllYXI+MjAxODwvWWVhcj48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</w:fldData>
        </w:fldChar>
      </w:r>
      <w:r w:rsidR="00C42924">
        <w:instrText xml:space="preserve"> ADDIN EN.CITE.DATA </w:instrText>
      </w:r>
      <w:r w:rsidR="00C42924">
        <w:fldChar w:fldCharType="end"/>
      </w:r>
      <w:r w:rsidR="00C42924">
        <w:fldChar w:fldCharType="separate"/>
      </w:r>
      <w:r w:rsidR="00C42924">
        <w:rPr>
          <w:noProof/>
        </w:rPr>
        <w:t>[</w:t>
      </w:r>
      <w:hyperlink w:anchor="_ENREF_16" w:tooltip="Barbosa, 2018 #161" w:history="1">
        <w:r w:rsidR="00BB5B3B" w:rsidRPr="00BB5B3B">
          <w:rPr>
            <w:rStyle w:val="a7"/>
          </w:rPr>
          <w:t>16</w:t>
        </w:r>
      </w:hyperlink>
      <w:r w:rsidR="00C42924">
        <w:rPr>
          <w:noProof/>
        </w:rPr>
        <w:t xml:space="preserve">, </w:t>
      </w:r>
      <w:hyperlink w:anchor="_ENREF_17" w:tooltip="Song, 2010 #195" w:history="1">
        <w:r w:rsidR="00BB5B3B" w:rsidRPr="00BB5B3B">
          <w:rPr>
            <w:rStyle w:val="a7"/>
          </w:rPr>
          <w:t>17</w:t>
        </w:r>
      </w:hyperlink>
      <w:r w:rsidR="00C42924">
        <w:rPr>
          <w:noProof/>
        </w:rPr>
        <w:t>]</w:t>
      </w:r>
      <w:r w:rsidR="00C42924">
        <w:fldChar w:fldCharType="end"/>
      </w:r>
      <w:r w:rsidR="00C42924">
        <w:t>. Gargiulo and Carletti</w:t>
      </w:r>
      <w:ins w:id="127" w:author="Yifang Ma" w:date="2024-12-30T13:38:00Z" w16du:dateUtc="2024-12-30T05:38:00Z">
        <w:r w:rsidR="00AC4707">
          <w:rPr>
            <w:rFonts w:hint="eastAsia"/>
          </w:rPr>
          <w:t>, for instance,</w:t>
        </w:r>
      </w:ins>
      <w:r w:rsidR="00C42924">
        <w:t xml:space="preserve"> </w:t>
      </w:r>
      <w:r w:rsidR="003A4ABB">
        <w:rPr>
          <w:rFonts w:hint="eastAsia"/>
        </w:rPr>
        <w:t xml:space="preserve">have </w:t>
      </w:r>
      <w:r w:rsidR="00C42924">
        <w:t xml:space="preserve">used data from the American Physical Society to analyze researcher trajectories </w:t>
      </w:r>
      <w:r w:rsidR="003A4ABB">
        <w:rPr>
          <w:rFonts w:hint="eastAsia"/>
        </w:rPr>
        <w:t>with</w:t>
      </w:r>
      <w:r w:rsidR="00C42924">
        <w:t xml:space="preserve"> network theory and complex system analysis, </w:t>
      </w:r>
      <w:r w:rsidR="003A4ABB">
        <w:rPr>
          <w:rFonts w:hint="eastAsia"/>
        </w:rPr>
        <w:t>discovering</w:t>
      </w:r>
      <w:r w:rsidR="00C42924">
        <w:t xml:space="preserve"> that institutions with linguistic similarities between countries tend to exchange researchers more frequently than those without such similarities </w:t>
      </w:r>
      <w:r w:rsidR="00C42924">
        <w:fldChar w:fldCharType="begin"/>
      </w:r>
      <w:r w:rsidR="00C42924">
        <w:instrText xml:space="preserve"> ADDIN EN.CITE &lt;EndNote&gt;&lt;Cite&gt;&lt;Author&gt;Gargiulo&lt;/Author&gt;&lt;Year&gt;2014&lt;/Year&gt;&lt;RecNum&gt;124&lt;/RecNum&gt;&lt;DisplayText&gt;[18]&lt;/DisplayText&gt;&lt;record&gt;&lt;rec-number&gt;124&lt;/rec-number&gt;&lt;foreign-keys&gt;&lt;key app="EN" db-id="5zfa2svsnsw5ryevwf45swzf05aawprxx9ve" timestamp="1687757367"&gt;124&lt;/key&gt;&lt;/foreign-keys&gt;&lt;ref-type name="Journal Article"&gt;17&lt;/ref-type&gt;&lt;contributors&gt;&lt;authors&gt;&lt;author&gt;Gargiulo, Floriana&lt;/author&gt;&lt;author&gt;Carletti, Timoteo&lt;/author&gt;&lt;/authors&gt;&lt;/contributors&gt;&lt;titles&gt;&lt;title&gt;Driving forces of researchers mobility&lt;/title&gt;&lt;secondary-title&gt;Scientific reports&lt;/secondary-title&gt;&lt;/titles&gt;&lt;periodical&gt;&lt;full-title&gt;Scientific reports&lt;/full-title&gt;&lt;/periodical&gt;&lt;pages&gt;1-10&lt;/pages&gt;&lt;volume&gt;4&lt;/volume&gt;&lt;number&gt;1&lt;/number&gt;&lt;dates&gt;&lt;year&gt;2014&lt;/year&gt;&lt;/dates&gt;&lt;isbn&gt;2045-2322&lt;/isbn&gt;&lt;urls&gt;&lt;/urls&gt;&lt;/record&gt;&lt;/Cite&gt;&lt;/EndNote&gt;</w:instrText>
      </w:r>
      <w:r w:rsidR="00C42924">
        <w:fldChar w:fldCharType="separate"/>
      </w:r>
      <w:r w:rsidR="00C42924">
        <w:rPr>
          <w:noProof/>
        </w:rPr>
        <w:t>[</w:t>
      </w:r>
      <w:hyperlink w:anchor="_ENREF_18" w:tooltip="Gargiulo, 2014 #124" w:history="1">
        <w:r w:rsidR="00BB5B3B" w:rsidRPr="00BB5B3B">
          <w:rPr>
            <w:rStyle w:val="a7"/>
          </w:rPr>
          <w:t>18</w:t>
        </w:r>
      </w:hyperlink>
      <w:r w:rsidR="00C42924">
        <w:rPr>
          <w:noProof/>
        </w:rPr>
        <w:t>]</w:t>
      </w:r>
      <w:r w:rsidR="00C42924">
        <w:fldChar w:fldCharType="end"/>
      </w:r>
      <w:r w:rsidR="00C42924">
        <w:t>. Vaccario</w:t>
      </w:r>
      <w:r w:rsidR="003A4ABB">
        <w:rPr>
          <w:rFonts w:hint="eastAsia"/>
        </w:rPr>
        <w:t xml:space="preserve"> et al.</w:t>
      </w:r>
      <w:r w:rsidR="00C42924">
        <w:t xml:space="preserve"> </w:t>
      </w:r>
      <w:r w:rsidR="00F140E0" w:rsidRPr="00F140E0">
        <w:t>highlighted the importance of institutional path dependence in scientific careers and its implications for mobility programs through the exploration of temporal correlations in mobility patterns</w:t>
      </w:r>
      <w:r w:rsidR="00C42924">
        <w:t xml:space="preserve"> </w:t>
      </w:r>
      <w:r w:rsidR="00C42924">
        <w:fldChar w:fldCharType="begin"/>
      </w:r>
      <w:r w:rsidR="00C42924">
        <w:instrText xml:space="preserve"> ADDIN EN.CITE &lt;EndNote&gt;&lt;Cite&gt;&lt;Author&gt;Vaccario&lt;/Author&gt;&lt;Year&gt;2020&lt;/Year&gt;&lt;RecNum&gt;125&lt;/RecNum&gt;&lt;DisplayText&gt;[19]&lt;/DisplayText&gt;&lt;record&gt;&lt;rec-number&gt;125&lt;/rec-number&gt;&lt;foreign-keys&gt;&lt;key app="EN" db-id="5zfa2svsnsw5ryevwf45swzf05aawprxx9ve" timestamp="1687759634"&gt;125&lt;/key&gt;&lt;/foreign-keys&gt;&lt;ref-type name="Journal Article"&gt;17&lt;/ref-type&gt;&lt;contributors&gt;&lt;authors&gt;&lt;author&gt;Vaccario, Giacomo&lt;/author&gt;&lt;author&gt;Verginer, Luca&lt;/author&gt;&lt;author&gt;Schweitzer, Frank&lt;/author&gt;&lt;/authors&gt;&lt;/contributors&gt;&lt;titles&gt;&lt;title&gt;The mobility network of scientists: Analyzing temporal correlations in scientific careers&lt;/title&gt;&lt;secondary-title&gt;Applied Network Science&lt;/secondary-title&gt;&lt;/titles&gt;&lt;periodical&gt;&lt;full-title&gt;Applied Network Science&lt;/full-title&gt;&lt;/periodical&gt;&lt;pages&gt;1-14&lt;/pages&gt;&lt;volume&gt;5&lt;/volume&gt;&lt;dates&gt;&lt;year&gt;2020&lt;/year&gt;&lt;/dates&gt;&lt;urls&gt;&lt;/urls&gt;&lt;/record&gt;&lt;/Cite&gt;&lt;/EndNote&gt;</w:instrText>
      </w:r>
      <w:r w:rsidR="00C42924">
        <w:fldChar w:fldCharType="separate"/>
      </w:r>
      <w:r w:rsidR="00C42924">
        <w:rPr>
          <w:noProof/>
        </w:rPr>
        <w:t>[</w:t>
      </w:r>
      <w:hyperlink w:anchor="_ENREF_19" w:tooltip="Vaccario, 2020 #125" w:history="1">
        <w:r w:rsidR="00BB5B3B" w:rsidRPr="00BB5B3B">
          <w:rPr>
            <w:rStyle w:val="a7"/>
          </w:rPr>
          <w:t>19</w:t>
        </w:r>
      </w:hyperlink>
      <w:r w:rsidR="00C42924">
        <w:rPr>
          <w:noProof/>
        </w:rPr>
        <w:t>]</w:t>
      </w:r>
      <w:r w:rsidR="00C42924">
        <w:fldChar w:fldCharType="end"/>
      </w:r>
      <w:r w:rsidR="00C42924">
        <w:t xml:space="preserve">. </w:t>
      </w:r>
    </w:p>
    <w:p w14:paraId="0208C001" w14:textId="77777777" w:rsidR="00037D01" w:rsidRDefault="00037D01" w:rsidP="003A4ABB">
      <w:pPr>
        <w:rPr>
          <w:ins w:id="128" w:author="煜锐 黄" w:date="2024-12-30T21:25:00Z" w16du:dateUtc="2024-12-30T13:25:00Z"/>
        </w:rPr>
      </w:pPr>
    </w:p>
    <w:p w14:paraId="18E3B93D" w14:textId="2EBA5AE6" w:rsidR="0074609D" w:rsidRDefault="005759CF" w:rsidP="005759CF">
      <w:pPr>
        <w:rPr>
          <w:rFonts w:hint="eastAsia"/>
        </w:rPr>
      </w:pPr>
      <w:commentRangeStart w:id="129"/>
      <w:ins w:id="130" w:author="煜锐 黄" w:date="2024-12-30T21:44:00Z" w16du:dateUtc="2024-12-30T13:44:00Z">
        <w:r w:rsidRPr="005759CF">
          <w:t>In addition to these factors, research has examined the relationship between career mobility and academic performance. Deville et al. tracked the affiliation information of individual scientists and found that career moves between institutions are highly stratified. Transitions from elite to lower-ranked institutions are associated with modest declines in scientific performance, while moves to elite institutions do not lead to significant performance gains</w:t>
        </w:r>
      </w:ins>
      <w:r w:rsidR="00055B88">
        <w:fldChar w:fldCharType="begin"/>
      </w:r>
      <w:r w:rsidR="00055B88">
        <w:instrText xml:space="preserve"> ADDIN EN.CITE &lt;EndNote&gt;&lt;Cite&gt;&lt;Author&gt;Deville&lt;/Author&gt;&lt;Year&gt;2014&lt;/Year&gt;&lt;RecNum&gt;13&lt;/RecNum&gt;&lt;DisplayText&gt;[20]&lt;/DisplayText&gt;&lt;record&gt;&lt;rec-number&gt;13&lt;/rec-number&gt;&lt;foreign-keys&gt;&lt;key app="EN" db-id="5zfa2svsnsw5ryevwf45swzf05aawprxx9ve" timestamp="1686825360"&gt;13&lt;/key&gt;&lt;/foreign-keys&gt;&lt;ref-type name="Journal Article"&gt;17&lt;/ref-type&gt;&lt;contributors&gt;&lt;authors&gt;&lt;author&gt;Deville, Pierre&lt;/author&gt;&lt;author&gt;Wang, Dashun&lt;/author&gt;&lt;author&gt;Sinatra, Roberta&lt;/author&gt;&lt;author&gt;Song, Chaoming&lt;/author&gt;&lt;author&gt;Blondel, Vincent D&lt;/author&gt;&lt;author&gt;Barabási, Albert-László&lt;/author&gt;&lt;/authors&gt;&lt;/contributors&gt;&lt;titles&gt;&lt;title&gt;Career on the move: Geography, stratification and scientific impact&lt;/title&gt;&lt;secondary-title&gt;Scientific reports&lt;/secondary-title&gt;&lt;/titles&gt;&lt;periodical&gt;&lt;full-title&gt;Scientific reports&lt;/full-title&gt;&lt;/periodical&gt;&lt;pages&gt;1-7&lt;/pages&gt;&lt;volume&gt;4&lt;/volume&gt;&lt;number&gt;1&lt;/number&gt;&lt;dates&gt;&lt;year&gt;2014&lt;/year&gt;&lt;/dates&gt;&lt;isbn&gt;2045-2322&lt;/isbn&gt;&lt;urls&gt;&lt;/urls&gt;&lt;/record&gt;&lt;/Cite&gt;&lt;/EndNote&gt;</w:instrText>
      </w:r>
      <w:r w:rsidR="00055B88">
        <w:fldChar w:fldCharType="separate"/>
      </w:r>
      <w:r w:rsidR="00055B88">
        <w:rPr>
          <w:noProof/>
        </w:rPr>
        <w:t>[</w:t>
      </w:r>
      <w:hyperlink w:anchor="_ENREF_20" w:tooltip="Deville, 2014 #13" w:history="1">
        <w:r w:rsidR="00BB5B3B" w:rsidRPr="00BB5B3B">
          <w:rPr>
            <w:rStyle w:val="a7"/>
          </w:rPr>
          <w:t>20</w:t>
        </w:r>
      </w:hyperlink>
      <w:r w:rsidR="00055B88">
        <w:rPr>
          <w:noProof/>
        </w:rPr>
        <w:t>]</w:t>
      </w:r>
      <w:r w:rsidR="00055B88">
        <w:fldChar w:fldCharType="end"/>
      </w:r>
      <w:ins w:id="131" w:author="煜锐 黄" w:date="2024-12-30T21:18:00Z" w16du:dateUtc="2024-12-30T13:18:00Z">
        <w:r w:rsidR="0074609D" w:rsidRPr="0074609D">
          <w:t>.</w:t>
        </w:r>
      </w:ins>
      <w:ins w:id="132" w:author="煜锐 黄" w:date="2024-12-30T21:37:00Z" w16du:dateUtc="2024-12-30T13:37:00Z">
        <w:r w:rsidR="002831AB" w:rsidRPr="002831AB">
          <w:t xml:space="preserve"> </w:t>
        </w:r>
      </w:ins>
      <w:ins w:id="133" w:author="煜锐 黄" w:date="2024-12-30T21:44:00Z" w16du:dateUtc="2024-12-30T13:44:00Z">
        <w:r w:rsidR="004C5DB2" w:rsidRPr="004C5DB2">
          <w:t>Petersen found that mobile researchers experience up to a 17% increase in citations compared to their non-mobile counterparts, driven by greater diversity in co-authors, research topics, and geographical coordination. However, 11% of cross-border mobility events result in the severing of prior collaborations with the source country</w:t>
        </w:r>
      </w:ins>
      <w:r w:rsidR="00055B88">
        <w:fldChar w:fldCharType="begin"/>
      </w:r>
      <w:r w:rsidR="00055B88">
        <w:instrText xml:space="preserve"> ADDIN EN.CITE &lt;EndNote&gt;&lt;Cite&gt;&lt;Author&gt;Petersen&lt;/Author&gt;&lt;Year&gt;2018&lt;/Year&gt;&lt;RecNum&gt;16&lt;/RecNum&gt;&lt;DisplayText&gt;[6]&lt;/DisplayText&gt;&lt;record&gt;&lt;rec-number&gt;16&lt;/rec-number&gt;&lt;foreign-keys&gt;&lt;key app="EN" db-id="5zfa2svsnsw5ryevwf45swzf05aawprxx9ve" timestamp="1686825360"&gt;16&lt;/key&gt;&lt;/foreign-keys&gt;&lt;ref-type name="Journal Article"&gt;17&lt;/ref-type&gt;&lt;contributors&gt;&lt;authors&gt;&lt;author&gt;Petersen, Alexander M&lt;/author&gt;&lt;/authors&gt;&lt;/contributors&gt;&lt;titles&gt;&lt;title&gt;Multiscale impact of researcher mobility&lt;/title&gt;&lt;secondary-title&gt;Journal of The Royal Society Interface&lt;/secondary-title&gt;&lt;/titles&gt;&lt;periodical&gt;&lt;full-title&gt;Journal of The Royal Society Interface&lt;/full-title&gt;&lt;/periodical&gt;&lt;pages&gt;20180580&lt;/pages&gt;&lt;volume&gt;15&lt;/volume&gt;&lt;number&gt;146&lt;/number&gt;&lt;dates&gt;&lt;year&gt;2018&lt;/year&gt;&lt;/dates&gt;&lt;isbn&gt;1742-5689&lt;/isbn&gt;&lt;urls&gt;&lt;/urls&gt;&lt;/record&gt;&lt;/Cite&gt;&lt;/EndNote&gt;</w:instrText>
      </w:r>
      <w:r w:rsidR="00055B88">
        <w:fldChar w:fldCharType="separate"/>
      </w:r>
      <w:r w:rsidR="00055B88">
        <w:rPr>
          <w:noProof/>
        </w:rPr>
        <w:t>[</w:t>
      </w:r>
      <w:hyperlink w:anchor="_ENREF_6" w:tooltip="Petersen, 2018 #16" w:history="1">
        <w:r w:rsidR="00BB5B3B" w:rsidRPr="00BB5B3B">
          <w:rPr>
            <w:rStyle w:val="a7"/>
          </w:rPr>
          <w:t>6</w:t>
        </w:r>
      </w:hyperlink>
      <w:r w:rsidR="00055B88">
        <w:rPr>
          <w:noProof/>
        </w:rPr>
        <w:t>]</w:t>
      </w:r>
      <w:r w:rsidR="00055B88">
        <w:fldChar w:fldCharType="end"/>
      </w:r>
      <w:ins w:id="134" w:author="煜锐 黄" w:date="2024-12-30T21:18:00Z" w16du:dateUtc="2024-12-30T13:18:00Z">
        <w:r w:rsidR="0074609D" w:rsidRPr="0074609D">
          <w:t xml:space="preserve">. </w:t>
        </w:r>
      </w:ins>
      <w:ins w:id="135" w:author="煜锐 黄" w:date="2024-12-30T21:44:00Z" w16du:dateUtc="2024-12-30T13:44:00Z">
        <w:r w:rsidR="00BE02C3" w:rsidRPr="00BE02C3">
          <w:t>Liu and Hu, in an observational study of 62,330 Chinese computer scientists, identified a positive effect of mobility on both research productivity and collaboration opportunities</w:t>
        </w:r>
      </w:ins>
      <w:del w:id="136" w:author="煜锐 黄" w:date="2024-12-30T21:29:00Z" w16du:dateUtc="2024-12-30T13:29:00Z">
        <w:r w:rsidR="00055B88" w:rsidDel="00055B88">
          <w:fldChar w:fldCharType="begin"/>
        </w:r>
        <w:r w:rsidR="00055B88" w:rsidDel="00055B88">
          <w:delInstrText xml:space="preserve"> ADDIN EN.CITE &lt;EndNote&gt;&lt;Cite&gt;&lt;Author&gt;Sinatra&lt;/Author&gt;&lt;Year&gt;2016&lt;/Year&gt;&lt;RecNum&gt;49&lt;/RecNum&gt;&lt;DisplayText&gt;[21]&lt;/DisplayText&gt;&lt;record&gt;&lt;rec-number&gt;49&lt;/rec-number&gt;&lt;foreign-keys&gt;&lt;key app="EN" db-id="5zfa2svsnsw5ryevwf45swzf05aawprxx9ve" timestamp="1686825360"&gt;49&lt;/key&gt;&lt;/foreign-keys&gt;&lt;ref-type name="Journal Article"&gt;17&lt;/ref-type&gt;&lt;contributors&gt;&lt;authors&gt;&lt;author&gt;Sinatra, Roberta&lt;/author&gt;&lt;author&gt;Wang, Dashun&lt;/author&gt;&lt;author&gt;Deville, Pierre&lt;/author&gt;&lt;author&gt;Song, Chaoming&lt;/author&gt;&lt;author&gt;Barabási, Albert-László&lt;/author&gt;&lt;/authors&gt;&lt;/contributors&gt;&lt;titles&gt;&lt;title&gt;Quantifying the evolution of individual scientific impact&lt;/title&gt;&lt;secondary-title&gt;Science&lt;/secondary-title&gt;&lt;/titles&gt;&lt;periodical&gt;&lt;full-title&gt;Science&lt;/full-title&gt;&lt;/periodical&gt;&lt;pages&gt;aaf5239&lt;/pages&gt;&lt;volume&gt;354&lt;/volume&gt;&lt;number&gt;6312&lt;/number&gt;&lt;dates&gt;&lt;year&gt;2016&lt;/year&gt;&lt;/dates&gt;&lt;isbn&gt;0036-8075&lt;/isbn&gt;&lt;urls&gt;&lt;/urls&gt;&lt;electronic-resource-num&gt;10.1126/science.aaf5239&lt;/electronic-resource-num&gt;&lt;/record&gt;&lt;/Cite&gt;&lt;/EndNote&gt;</w:delInstrText>
        </w:r>
        <w:r w:rsidR="00055B88" w:rsidDel="00055B88">
          <w:fldChar w:fldCharType="separate"/>
        </w:r>
        <w:r w:rsidR="00055B88" w:rsidDel="00055B88">
          <w:rPr>
            <w:noProof/>
          </w:rPr>
          <w:delText>[</w:delText>
        </w:r>
        <w:r w:rsidR="00055B88" w:rsidDel="00055B88">
          <w:rPr>
            <w:noProof/>
          </w:rPr>
          <w:fldChar w:fldCharType="begin"/>
        </w:r>
        <w:r w:rsidR="00055B88" w:rsidDel="00055B88">
          <w:rPr>
            <w:noProof/>
          </w:rPr>
          <w:delInstrText xml:space="preserve"> HYPERLINK \l "_ENREF_21" \o "Sinatra, 2016 #49" </w:delInstrText>
        </w:r>
        <w:r w:rsidR="00055B88" w:rsidDel="00055B88">
          <w:rPr>
            <w:noProof/>
          </w:rPr>
        </w:r>
        <w:r w:rsidR="00055B88" w:rsidDel="00055B88">
          <w:rPr>
            <w:noProof/>
          </w:rPr>
          <w:fldChar w:fldCharType="separate"/>
        </w:r>
        <w:r w:rsidR="00055B88" w:rsidRPr="00055B88" w:rsidDel="00055B88">
          <w:rPr>
            <w:rStyle w:val="a7"/>
          </w:rPr>
          <w:delText>21</w:delText>
        </w:r>
        <w:r w:rsidR="00055B88" w:rsidDel="00055B88">
          <w:rPr>
            <w:noProof/>
          </w:rPr>
          <w:fldChar w:fldCharType="end"/>
        </w:r>
        <w:r w:rsidR="00055B88" w:rsidDel="00055B88">
          <w:rPr>
            <w:noProof/>
          </w:rPr>
          <w:delText>]</w:delText>
        </w:r>
        <w:r w:rsidR="00055B88" w:rsidDel="00055B88">
          <w:fldChar w:fldCharType="end"/>
        </w:r>
      </w:del>
      <w:r w:rsidR="00055B88">
        <w:fldChar w:fldCharType="begin"/>
      </w:r>
      <w:r w:rsidR="00055B88">
        <w:instrText xml:space="preserve"> ADDIN EN.CITE &lt;EndNote&gt;&lt;Cite&gt;&lt;Author&gt;Liu&lt;/Author&gt;&lt;Year&gt;2022&lt;/Year&gt;&lt;RecNum&gt;82&lt;/RecNum&gt;&lt;DisplayText&gt;[21]&lt;/DisplayText&gt;&lt;record&gt;&lt;rec-number&gt;82&lt;/rec-number&gt;&lt;foreign-keys&gt;&lt;key app="EN" db-id="5zfa2svsnsw5ryevwf45swzf05aawprxx9ve" timestamp="1687169263"&gt;82&lt;/key&gt;&lt;/foreign-keys&gt;&lt;ref-type name="Journal Article"&gt;17&lt;/ref-type&gt;&lt;contributors&gt;&lt;authors&gt;&lt;author&gt;Liu, Meijun&lt;/author&gt;&lt;author&gt;Hu, Xiao&lt;/author&gt;&lt;/authors&gt;&lt;/contributors&gt;&lt;titles&gt;&lt;title&gt;Movers’ advantages: The effect of mobility on scientists’ productivity and collaboration&lt;/title&gt;&lt;secondary-title&gt;Journal of Informetrics&lt;/secondary-title&gt;&lt;/titles&gt;&lt;periodical&gt;&lt;full-title&gt;Journal of Informetrics&lt;/full-title&gt;&lt;/periodical&gt;&lt;pages&gt;101311&lt;/pages&gt;&lt;volume&gt;16&lt;/volume&gt;&lt;number&gt;3&lt;/number&gt;&lt;dates&gt;&lt;year&gt;2022&lt;/year&gt;&lt;/dates&gt;&lt;isbn&gt;1751-1577&lt;/isbn&gt;&lt;urls&gt;&lt;/urls&gt;&lt;/record&gt;&lt;/Cite&gt;&lt;/EndNote&gt;</w:instrText>
      </w:r>
      <w:r w:rsidR="00055B88">
        <w:fldChar w:fldCharType="separate"/>
      </w:r>
      <w:r w:rsidR="00055B88">
        <w:rPr>
          <w:noProof/>
        </w:rPr>
        <w:t>[</w:t>
      </w:r>
      <w:hyperlink w:anchor="_ENREF_21" w:tooltip="Liu, 2022 #82" w:history="1">
        <w:r w:rsidR="00BB5B3B" w:rsidRPr="00BB5B3B">
          <w:rPr>
            <w:rStyle w:val="a7"/>
          </w:rPr>
          <w:t>21</w:t>
        </w:r>
      </w:hyperlink>
      <w:r w:rsidR="00055B88">
        <w:rPr>
          <w:noProof/>
        </w:rPr>
        <w:t>]</w:t>
      </w:r>
      <w:r w:rsidR="00055B88">
        <w:fldChar w:fldCharType="end"/>
      </w:r>
      <w:ins w:id="137" w:author="煜锐 黄" w:date="2024-12-30T21:35:00Z" w16du:dateUtc="2024-12-30T13:35:00Z">
        <w:r w:rsidR="00751C01">
          <w:rPr>
            <w:rFonts w:hint="eastAsia"/>
          </w:rPr>
          <w:t xml:space="preserve">. </w:t>
        </w:r>
      </w:ins>
      <w:ins w:id="138" w:author="煜锐 黄" w:date="2024-12-30T21:37:00Z" w16du:dateUtc="2024-12-30T13:37:00Z">
        <w:r w:rsidR="00D9760B" w:rsidRPr="00D9760B">
          <w:t xml:space="preserve">These studies emphasize the </w:t>
        </w:r>
        <w:r w:rsidR="00D9760B" w:rsidRPr="00D9760B">
          <w:lastRenderedPageBreak/>
          <w:t>importance of mobility, not only as a factor influencing institutional and regional exchange, but also as a key determinant of individual academic success.</w:t>
        </w:r>
      </w:ins>
      <w:commentRangeEnd w:id="129"/>
      <w:ins w:id="139" w:author="煜锐 黄" w:date="2024-12-30T21:46:00Z" w16du:dateUtc="2024-12-30T13:46:00Z">
        <w:r w:rsidR="004144EB">
          <w:rPr>
            <w:rStyle w:val="a9"/>
          </w:rPr>
          <w:commentReference w:id="129"/>
        </w:r>
      </w:ins>
    </w:p>
    <w:p w14:paraId="5BDA7237" w14:textId="77777777" w:rsidR="00C42924" w:rsidRDefault="00C42924" w:rsidP="00C42924"/>
    <w:p w14:paraId="665C906E" w14:textId="411E5BF0" w:rsidR="00C42924" w:rsidRDefault="00F140E0" w:rsidP="00F140E0">
      <w:del w:id="140" w:author="Yifang Ma" w:date="2024-12-30T13:41:00Z" w16du:dateUtc="2024-12-30T05:41:00Z">
        <w:r w:rsidDel="00AC4707">
          <w:rPr>
            <w:rFonts w:hint="eastAsia"/>
          </w:rPr>
          <w:delText>Moreover</w:delText>
        </w:r>
        <w:r w:rsidR="00C42924" w:rsidDel="00AC4707">
          <w:delText xml:space="preserve">, </w:delText>
        </w:r>
        <w:r w:rsidDel="00AC4707">
          <w:rPr>
            <w:rFonts w:hint="eastAsia"/>
          </w:rPr>
          <w:delText>s</w:delText>
        </w:r>
      </w:del>
      <w:ins w:id="141" w:author="Yifang Ma" w:date="2024-12-30T13:41:00Z" w16du:dateUtc="2024-12-30T05:41:00Z">
        <w:r w:rsidR="00AC4707">
          <w:rPr>
            <w:rFonts w:hint="eastAsia"/>
          </w:rPr>
          <w:t>S</w:t>
        </w:r>
      </w:ins>
      <w:r>
        <w:rPr>
          <w:rFonts w:hint="eastAsia"/>
        </w:rPr>
        <w:t>everal</w:t>
      </w:r>
      <w:r>
        <w:t xml:space="preserve"> </w:t>
      </w:r>
      <w:r w:rsidR="00C42924">
        <w:t xml:space="preserve">modeling frameworks for general human mobility prove </w:t>
      </w:r>
      <w:del w:id="142" w:author="Yifang Ma" w:date="2024-12-30T13:41:00Z" w16du:dateUtc="2024-12-30T05:41:00Z">
        <w:r w:rsidR="00C42924" w:rsidDel="00AC4707">
          <w:delText xml:space="preserve">useful </w:delText>
        </w:r>
      </w:del>
      <w:ins w:id="143" w:author="Yifang Ma" w:date="2024-12-30T13:41:00Z" w16du:dateUtc="2024-12-30T05:41:00Z">
        <w:r w:rsidR="00AC4707">
          <w:rPr>
            <w:rFonts w:hint="eastAsia"/>
          </w:rPr>
          <w:t>valuable</w:t>
        </w:r>
        <w:r w:rsidR="00AC4707">
          <w:t xml:space="preserve"> </w:t>
        </w:r>
      </w:ins>
      <w:r w:rsidR="00C42924">
        <w:t xml:space="preserve">in </w:t>
      </w:r>
      <w:ins w:id="144" w:author="Yifang Ma" w:date="2024-12-30T13:41:00Z" w16du:dateUtc="2024-12-30T05:41:00Z">
        <w:r w:rsidR="00AC4707">
          <w:rPr>
            <w:rFonts w:hint="eastAsia"/>
          </w:rPr>
          <w:t>interpreting</w:t>
        </w:r>
      </w:ins>
      <w:del w:id="145" w:author="Yifang Ma" w:date="2024-12-30T13:41:00Z" w16du:dateUtc="2024-12-30T05:41:00Z">
        <w:r w:rsidR="00C42924" w:rsidDel="00AC4707">
          <w:delText>understanding</w:delText>
        </w:r>
      </w:del>
      <w:r w:rsidR="00C42924">
        <w:t xml:space="preserve"> scientists’ mobility. </w:t>
      </w:r>
      <w:del w:id="146" w:author="Yifang Ma" w:date="2024-12-30T13:41:00Z" w16du:dateUtc="2024-12-30T05:41:00Z">
        <w:r w:rsidRPr="00F140E0" w:rsidDel="00AC4707">
          <w:delText>The g</w:delText>
        </w:r>
      </w:del>
      <w:ins w:id="147" w:author="Yifang Ma" w:date="2024-12-30T13:41:00Z" w16du:dateUtc="2024-12-30T05:41:00Z">
        <w:r w:rsidR="00AC4707">
          <w:rPr>
            <w:rFonts w:hint="eastAsia"/>
          </w:rPr>
          <w:t>G</w:t>
        </w:r>
      </w:ins>
      <w:r w:rsidRPr="00F140E0">
        <w:t>ravity model</w:t>
      </w:r>
      <w:ins w:id="148" w:author="Yifang Ma" w:date="2024-12-30T13:41:00Z" w16du:dateUtc="2024-12-30T05:41:00Z">
        <w:r w:rsidR="00AC4707">
          <w:rPr>
            <w:rFonts w:hint="eastAsia"/>
          </w:rPr>
          <w:t>, for instance,</w:t>
        </w:r>
      </w:ins>
      <w:r w:rsidRPr="00F140E0">
        <w:t xml:space="preserve"> </w:t>
      </w:r>
      <w:ins w:id="149" w:author="Yifang Ma" w:date="2024-12-30T13:42:00Z" w16du:dateUtc="2024-12-30T05:42:00Z">
        <w:r w:rsidR="00AC4707" w:rsidRPr="00AC4707">
          <w:t>offer a simplified representation of complex mobility patterns by highlighting the role of geographical distance as a primary barrier</w:t>
        </w:r>
      </w:ins>
      <w:del w:id="150" w:author="Yifang Ma" w:date="2024-12-30T13:42:00Z" w16du:dateUtc="2024-12-30T05:42:00Z">
        <w:r w:rsidRPr="00F140E0" w:rsidDel="00AC4707">
          <w:delText>simplifies complex mobility patterns, indicating that geographical distance acts as a significant barrier</w:delText>
        </w:r>
      </w:del>
      <w:r w:rsidR="00C42924">
        <w:t xml:space="preserve"> </w:t>
      </w:r>
      <w:r w:rsidR="00C42924">
        <w:fldChar w:fldCharType="begin">
          <w:fldData xml:space="preserve">PEVuZE5vdGU+PENpdGU+PEF1dGhvcj5SYW1vczwvQXV0aG9yPjxZZWFyPjIwMTY8L1llYXI+PFJl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==
</w:fldData>
        </w:fldChar>
      </w:r>
      <w:r w:rsidR="00055B88">
        <w:instrText xml:space="preserve"> ADDIN EN.CITE </w:instrText>
      </w:r>
      <w:r w:rsidR="00055B88">
        <w:fldChar w:fldCharType="begin">
          <w:fldData xml:space="preserve">PEVuZE5vdGU+PENpdGU+PEF1dGhvcj5SYW1vczwvQXV0aG9yPjxZZWFyPjIwMTY8L1llYXI+PFJl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==
</w:fldData>
        </w:fldChar>
      </w:r>
      <w:r w:rsidR="00055B88">
        <w:instrText xml:space="preserve"> ADDIN EN.CITE.DATA </w:instrText>
      </w:r>
      <w:r w:rsidR="00055B88">
        <w:fldChar w:fldCharType="end"/>
      </w:r>
      <w:r w:rsidR="00C42924">
        <w:fldChar w:fldCharType="separate"/>
      </w:r>
      <w:r w:rsidR="00055B88">
        <w:rPr>
          <w:noProof/>
        </w:rPr>
        <w:t>[</w:t>
      </w:r>
      <w:hyperlink w:anchor="_ENREF_22" w:tooltip="Ramos, 2016 #197" w:history="1">
        <w:r w:rsidR="00BB5B3B" w:rsidRPr="00BB5B3B">
          <w:rPr>
            <w:rStyle w:val="a7"/>
          </w:rPr>
          <w:t>22-24</w:t>
        </w:r>
      </w:hyperlink>
      <w:r w:rsidR="00055B88">
        <w:rPr>
          <w:noProof/>
        </w:rPr>
        <w:t>]</w:t>
      </w:r>
      <w:r w:rsidR="00C42924">
        <w:fldChar w:fldCharType="end"/>
      </w:r>
      <w:r w:rsidR="00C42924">
        <w:t xml:space="preserve">. </w:t>
      </w:r>
      <w:del w:id="151" w:author="Yifang Ma" w:date="2024-12-30T13:42:00Z" w16du:dateUtc="2024-12-30T05:42:00Z">
        <w:r w:rsidR="00C42924" w:rsidDel="00AC4707">
          <w:delText>The r</w:delText>
        </w:r>
      </w:del>
      <w:ins w:id="152" w:author="Yifang Ma" w:date="2024-12-30T13:42:00Z" w16du:dateUtc="2024-12-30T05:42:00Z">
        <w:r w:rsidR="00AC4707">
          <w:rPr>
            <w:rFonts w:hint="eastAsia"/>
          </w:rPr>
          <w:t>R</w:t>
        </w:r>
      </w:ins>
      <w:r w:rsidR="00C42924">
        <w:t>adiation model</w:t>
      </w:r>
      <w:r>
        <w:t xml:space="preserve"> captures the density of populations in each location along the path from the departure location to the destination</w:t>
      </w:r>
      <w:r w:rsidR="00C42924">
        <w:t xml:space="preserve"> </w:t>
      </w:r>
      <w:r w:rsidR="00C42924">
        <w:fldChar w:fldCharType="begin"/>
      </w:r>
      <w:r w:rsidR="00055B88">
        <w:instrText xml:space="preserve"> ADDIN EN.CITE &lt;EndNote&gt;&lt;Cite&gt;&lt;Author&gt;Simini&lt;/Author&gt;&lt;Year&gt;2012&lt;/Year&gt;&lt;RecNum&gt;2196&lt;/RecNum&gt;&lt;DisplayText&gt;[25]&lt;/DisplayText&gt;&lt;record&gt;&lt;rec-number&gt;2196&lt;/rec-number&gt;&lt;foreign-keys&gt;&lt;key app="EN" db-id="fdadf9d2mdaz5eerfsopwep2r0aeapvaeddf" timestamp="1583917788" guid="4f03a485-73d6-4a62-8e21-b8705a19bab1"&gt;2196&lt;/key&gt;&lt;/foreign-keys&gt;&lt;ref-type name="Journal Article"&gt;17&lt;/ref-type&gt;&lt;contributors&gt;&lt;authors&gt;&lt;author&gt;Simini, F.&lt;/author&gt;&lt;author&gt;Gonzalez, M. C.&lt;/author&gt;&lt;author&gt;Maritan, A.&lt;/author&gt;&lt;author&gt;Barabasi, A. L.&lt;/author&gt;&lt;/authors&gt;&lt;/contributors&gt;&lt;auth-address&gt;Center for Complex Network Research and Department of Physics, Biology and Computer Science, Northeastern University, Boston, Massachusetts 02115, USA.&lt;/auth-address&gt;&lt;titles&gt;&lt;title&gt;A universal model for mobility and migration patterns&lt;/title&gt;&lt;secondary-title&gt;Nature&lt;/secondary-title&gt;&lt;/titles&gt;&lt;periodical&gt;&lt;full-title&gt;Nature&lt;/full-title&gt;&lt;/periodical&gt;&lt;pages&gt;96-100&lt;/pages&gt;&lt;volume&gt;484&lt;/volume&gt;&lt;number&gt;7392&lt;/number&gt;&lt;edition&gt;2012/03/01&lt;/edition&gt;&lt;keywords&gt;&lt;keyword&gt;Emigration and Immigration/*statistics &amp;amp; numerical data&lt;/keyword&gt;&lt;keyword&gt;Europe&lt;/keyword&gt;&lt;keyword&gt;Internationality&lt;/keyword&gt;&lt;keyword&gt;*Models, Statistical&lt;/keyword&gt;&lt;keyword&gt;*Population Density&lt;/keyword&gt;&lt;keyword&gt;*Population Dynamics&lt;/keyword&gt;&lt;keyword&gt;Statistical Distributions&lt;/keyword&gt;&lt;keyword&gt;Stochastic Processes&lt;/keyword&gt;&lt;keyword&gt;Telephone/*statistics &amp;amp; numerical data&lt;/keyword&gt;&lt;keyword&gt;Transportation/*statistics &amp;amp; numerical data&lt;/keyword&gt;&lt;keyword&gt;United States&lt;/keyword&gt;&lt;/keywords&gt;&lt;dates&gt;&lt;year&gt;2012&lt;/year&gt;&lt;pub-dates&gt;&lt;date&gt;Feb 26&lt;/date&gt;&lt;/pub-dates&gt;&lt;/dates&gt;&lt;isbn&gt;1476-4687 (Electronic)&amp;#xD;0028-0836 (Linking)&lt;/isbn&gt;&lt;accession-num&gt;22367540&lt;/accession-num&gt;&lt;urls&gt;&lt;related-urls&gt;&lt;url&gt;https://www.ncbi.nlm.nih.gov/pubmed/22367540&lt;/url&gt;&lt;/related-urls&gt;&lt;/urls&gt;&lt;electronic-resource-num&gt;10.1038/nature10856&lt;/electronic-resource-num&gt;&lt;/record&gt;&lt;/Cite&gt;&lt;/EndNote&gt;</w:instrText>
      </w:r>
      <w:r w:rsidR="00C42924">
        <w:fldChar w:fldCharType="separate"/>
      </w:r>
      <w:r w:rsidR="00055B88">
        <w:rPr>
          <w:noProof/>
        </w:rPr>
        <w:t>[</w:t>
      </w:r>
      <w:hyperlink w:anchor="_ENREF_25" w:tooltip="Simini, 2012 #2196" w:history="1">
        <w:r w:rsidR="00BB5B3B" w:rsidRPr="00BB5B3B">
          <w:rPr>
            <w:rStyle w:val="a7"/>
          </w:rPr>
          <w:t>25</w:t>
        </w:r>
      </w:hyperlink>
      <w:r w:rsidR="00055B88">
        <w:rPr>
          <w:noProof/>
        </w:rPr>
        <w:t>]</w:t>
      </w:r>
      <w:r w:rsidR="00C42924">
        <w:fldChar w:fldCharType="end"/>
      </w:r>
      <w:r>
        <w:rPr>
          <w:rFonts w:hint="eastAsia"/>
        </w:rPr>
        <w:t>,</w:t>
      </w:r>
      <w:r w:rsidR="00C42924">
        <w:t xml:space="preserve"> </w:t>
      </w:r>
      <w:r>
        <w:rPr>
          <w:rFonts w:hint="eastAsia"/>
        </w:rPr>
        <w:t>and t</w:t>
      </w:r>
      <w:r>
        <w:t xml:space="preserve">he </w:t>
      </w:r>
      <w:r w:rsidR="00C42924">
        <w:t>container model</w:t>
      </w:r>
      <w:r w:rsidRPr="00F140E0">
        <w:t xml:space="preserve"> </w:t>
      </w:r>
      <w:del w:id="153" w:author="Yifang Ma" w:date="2024-12-30T13:43:00Z" w16du:dateUtc="2024-12-30T05:43:00Z">
        <w:r w:rsidDel="00AC4707">
          <w:delText>consider</w:delText>
        </w:r>
        <w:r w:rsidDel="00AC4707">
          <w:rPr>
            <w:rFonts w:eastAsia="等线"/>
          </w:rPr>
          <w:delText>s</w:delText>
        </w:r>
        <w:r w:rsidDel="00AC4707">
          <w:delText xml:space="preserve"> </w:delText>
        </w:r>
      </w:del>
      <w:ins w:id="154" w:author="Yifang Ma" w:date="2024-12-30T13:43:00Z" w16du:dateUtc="2024-12-30T05:43:00Z">
        <w:r w:rsidR="00AC4707">
          <w:rPr>
            <w:rFonts w:hint="eastAsia"/>
          </w:rPr>
          <w:t>infers</w:t>
        </w:r>
        <w:r w:rsidR="00AC4707">
          <w:t xml:space="preserve"> </w:t>
        </w:r>
      </w:ins>
      <w:r>
        <w:t>nested geographical scales in the mobility network</w:t>
      </w:r>
      <w:r w:rsidR="00C42924">
        <w:t xml:space="preserve"> </w:t>
      </w:r>
      <w:r w:rsidR="00C42924">
        <w:fldChar w:fldCharType="begin"/>
      </w:r>
      <w:r w:rsidR="00C42924">
        <w:instrText xml:space="preserve"> ADDIN EN.CITE &lt;EndNote&gt;&lt;Cite&gt;&lt;Author&gt;Alessandretti&lt;/Author&gt;&lt;Year&gt;2020&lt;/Year&gt;&lt;RecNum&gt;145&lt;/RecNum&gt;&lt;DisplayText&gt;[14]&lt;/DisplayText&gt;&lt;record&gt;&lt;rec-number&gt;145&lt;/rec-number&gt;&lt;foreign-keys&gt;&lt;key app="EN" db-id="5zfa2svsnsw5ryevwf45swzf05aawprxx9ve" timestamp="1689750022"&gt;145&lt;/key&gt;&lt;/foreign-keys&gt;&lt;ref-type name="Journal Article"&gt;17&lt;/ref-type&gt;&lt;contributors&gt;&lt;authors&gt;&lt;author&gt;Alessandretti, Laura&lt;/author&gt;&lt;author&gt;Aslak, Ulf&lt;/author&gt;&lt;author&gt;Lehmann, Sune&lt;/author&gt;&lt;/authors&gt;&lt;/contributors&gt;&lt;titles&gt;&lt;title&gt;The scales of human mobility&lt;/title&gt;&lt;secondary-title&gt;Nature&lt;/secondary-title&gt;&lt;/titles&gt;&lt;periodical&gt;&lt;full-title&gt;Nature&lt;/full-title&gt;&lt;/periodical&gt;&lt;pages&gt;402-407&lt;/pages&gt;&lt;volume&gt;587&lt;/volume&gt;&lt;number&gt;7834&lt;/number&gt;&lt;dates&gt;&lt;year&gt;2020&lt;/year&gt;&lt;pub-dates&gt;&lt;date&gt;2020/11/01&lt;/date&gt;&lt;/pub-dates&gt;&lt;/dates&gt;&lt;isbn&gt;1476-4687&lt;/isbn&gt;&lt;urls&gt;&lt;related-urls&gt;&lt;url&gt;https://doi.org/10.1038/s41586-020-2909-1&lt;/url&gt;&lt;/related-urls&gt;&lt;/urls&gt;&lt;electronic-resource-num&gt;10.1038/s41586-020-2909-1&lt;/electronic-resource-num&gt;&lt;/record&gt;&lt;/Cite&gt;&lt;/EndNote&gt;</w:instrText>
      </w:r>
      <w:r w:rsidR="00C42924">
        <w:fldChar w:fldCharType="separate"/>
      </w:r>
      <w:r w:rsidR="00C42924">
        <w:rPr>
          <w:noProof/>
        </w:rPr>
        <w:t>[</w:t>
      </w:r>
      <w:hyperlink w:anchor="_ENREF_14" w:tooltip="Alessandretti, 2020 #145" w:history="1">
        <w:r w:rsidR="00BB5B3B" w:rsidRPr="00BB5B3B">
          <w:rPr>
            <w:rStyle w:val="a7"/>
          </w:rPr>
          <w:t>14</w:t>
        </w:r>
      </w:hyperlink>
      <w:r w:rsidR="00C42924">
        <w:rPr>
          <w:noProof/>
        </w:rPr>
        <w:t>]</w:t>
      </w:r>
      <w:r w:rsidR="00C42924">
        <w:fldChar w:fldCharType="end"/>
      </w:r>
      <w:r w:rsidR="00C42924">
        <w:t xml:space="preserve">. </w:t>
      </w:r>
      <w:bookmarkStart w:id="155" w:name="OLE_LINK15"/>
      <w:r w:rsidR="00C42924">
        <w:t>Agent-based models</w:t>
      </w:r>
      <w:bookmarkEnd w:id="155"/>
      <w:r w:rsidR="00C42924">
        <w:t xml:space="preserve"> delve into nuanced decision-making processes and emerging behaviors </w:t>
      </w:r>
      <w:r w:rsidR="00C42924">
        <w:fldChar w:fldCharType="begin"/>
      </w:r>
      <w:r w:rsidR="00055B88">
        <w:instrText xml:space="preserve"> ADDIN EN.CITE &lt;EndNote&gt;&lt;Cite&gt;&lt;Author&gt;Jia&lt;/Author&gt;&lt;Year&gt;2012&lt;/Year&gt;&lt;RecNum&gt;201&lt;/RecNum&gt;&lt;DisplayText&gt;[26, 27]&lt;/DisplayText&gt;&lt;record&gt;&lt;rec-number&gt;201&lt;/rec-number&gt;&lt;foreign-keys&gt;&lt;key app="EN" db-id="5zfa2svsnsw5ryevwf45swzf05aawprxx9ve" timestamp="1695443762"&gt;201&lt;/key&gt;&lt;/foreign-keys&gt;&lt;ref-type name="Journal Article"&gt;17&lt;/ref-type&gt;&lt;contributors&gt;&lt;authors&gt;&lt;author&gt;Jia, Tao&lt;/author&gt;&lt;author&gt;Jiang, Bin&lt;/author&gt;&lt;author&gt;Carling, Kenneth&lt;/author&gt;&lt;author&gt;Bolin, Magnus&lt;/author&gt;&lt;author&gt;Ban, Yifang&lt;/author&gt;&lt;/authors&gt;&lt;/contributors&gt;&lt;titles&gt;&lt;title&gt;An empirical study on human mobility and its agent-based modeling&lt;/title&gt;&lt;secondary-title&gt;Journal of Statistical Mechanics: Theory and Experiment&lt;/secondary-title&gt;&lt;/titles&gt;&lt;periodical&gt;&lt;full-title&gt;Journal of Statistical Mechanics: Theory and Experiment&lt;/full-title&gt;&lt;/periodical&gt;&lt;pages&gt;P11024&lt;/pages&gt;&lt;volume&gt;2012&lt;/volume&gt;&lt;number&gt;11&lt;/number&gt;&lt;dates&gt;&lt;year&gt;2012&lt;/year&gt;&lt;/dates&gt;&lt;isbn&gt;1742-5468&lt;/isbn&gt;&lt;urls&gt;&lt;/urls&gt;&lt;/record&gt;&lt;/Cite&gt;&lt;Cite&gt;&lt;Author&gt;Frias-Martinez&lt;/Author&gt;&lt;Year&gt;2011&lt;/Year&gt;&lt;RecNum&gt;202&lt;/RecNum&gt;&lt;record&gt;&lt;rec-number&gt;202&lt;/rec-number&gt;&lt;foreign-keys&gt;&lt;key app="EN" db-id="5zfa2svsnsw5ryevwf45swzf05aawprxx9ve" timestamp="1695443869"&gt;202&lt;/key&gt;&lt;/foreign-keys&gt;&lt;ref-type name="Conference Proceedings"&gt;10&lt;/ref-type&gt;&lt;contributors&gt;&lt;authors&gt;&lt;author&gt;Frias-Martinez, Enrique&lt;/author&gt;&lt;author&gt;Williamson, Graham&lt;/author&gt;&lt;author&gt;Frias-Martinez, Vanessa&lt;/author&gt;&lt;/authors&gt;&lt;/contributors&gt;&lt;titles&gt;&lt;title&gt;An agent-based model of epidemic spread using human mobility and social network information&lt;/title&gt;&lt;secondary-title&gt;2011 IEEE third international conference on privacy, security, risk and trust and 2011 IEEE third international conference on social computing&lt;/secondary-title&gt;&lt;/titles&gt;&lt;pages&gt;57-64&lt;/pages&gt;&lt;dates&gt;&lt;year&gt;2011&lt;/year&gt;&lt;/dates&gt;&lt;publisher&gt;IEEE&lt;/publisher&gt;&lt;isbn&gt;1457719312&lt;/isbn&gt;&lt;urls&gt;&lt;/urls&gt;&lt;/record&gt;&lt;/Cite&gt;&lt;/EndNote&gt;</w:instrText>
      </w:r>
      <w:r w:rsidR="00C42924">
        <w:fldChar w:fldCharType="separate"/>
      </w:r>
      <w:r w:rsidR="00055B88">
        <w:rPr>
          <w:noProof/>
        </w:rPr>
        <w:t>[</w:t>
      </w:r>
      <w:hyperlink w:anchor="_ENREF_26" w:tooltip="Jia, 2012 #201" w:history="1">
        <w:r w:rsidR="00BB5B3B" w:rsidRPr="00BB5B3B">
          <w:rPr>
            <w:rStyle w:val="a7"/>
          </w:rPr>
          <w:t>26</w:t>
        </w:r>
      </w:hyperlink>
      <w:r w:rsidR="00055B88">
        <w:rPr>
          <w:noProof/>
        </w:rPr>
        <w:t xml:space="preserve">, </w:t>
      </w:r>
      <w:hyperlink w:anchor="_ENREF_27" w:tooltip="Frias-Martinez, 2011 #202" w:history="1">
        <w:r w:rsidR="00BB5B3B" w:rsidRPr="00BB5B3B">
          <w:rPr>
            <w:rStyle w:val="a7"/>
          </w:rPr>
          <w:t>27</w:t>
        </w:r>
      </w:hyperlink>
      <w:r w:rsidR="00055B88">
        <w:rPr>
          <w:noProof/>
        </w:rPr>
        <w:t>]</w:t>
      </w:r>
      <w:r w:rsidR="00C42924">
        <w:fldChar w:fldCharType="end"/>
      </w:r>
      <w:r w:rsidRPr="00F140E0">
        <w:t>, while natural language processing (NLP) techniques, such as word embeddings of mobility networks and lower-dimensional vector representations, enrich our understanding of high-dimensional mobility data</w:t>
      </w:r>
      <w:r w:rsidR="00C42924">
        <w:t xml:space="preserve"> </w:t>
      </w:r>
      <w:r w:rsidR="00C42924">
        <w:fldChar w:fldCharType="begin">
          <w:fldData xml:space="preserve">PEVuZE5vdGU+PENpdGU+PEF1dGhvcj5HYW88L0F1dGhvcj48WWVhcj4yMDE3PC9ZZWFyPjxSZWNO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</w:fldData>
        </w:fldChar>
      </w:r>
      <w:r w:rsidR="00055B88">
        <w:instrText xml:space="preserve"> ADDIN EN.CITE </w:instrText>
      </w:r>
      <w:r w:rsidR="00055B88">
        <w:fldChar w:fldCharType="begin">
          <w:fldData xml:space="preserve">PEVuZE5vdGU+PENpdGU+PEF1dGhvcj5HYW88L0F1dGhvcj48WWVhcj4yMDE3PC9ZZWFyPjxSZWNO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</w:fldData>
        </w:fldChar>
      </w:r>
      <w:r w:rsidR="00055B88">
        <w:instrText xml:space="preserve"> ADDIN EN.CITE.DATA </w:instrText>
      </w:r>
      <w:r w:rsidR="00055B88">
        <w:fldChar w:fldCharType="end"/>
      </w:r>
      <w:r w:rsidR="00C42924">
        <w:fldChar w:fldCharType="separate"/>
      </w:r>
      <w:r w:rsidR="00055B88">
        <w:rPr>
          <w:noProof/>
        </w:rPr>
        <w:t>[</w:t>
      </w:r>
      <w:hyperlink w:anchor="_ENREF_28" w:tooltip="Gao, 2017 #205" w:history="1">
        <w:r w:rsidR="00BB5B3B" w:rsidRPr="00BB5B3B">
          <w:rPr>
            <w:rStyle w:val="a7"/>
          </w:rPr>
          <w:t>28-30</w:t>
        </w:r>
      </w:hyperlink>
      <w:r w:rsidR="00055B88">
        <w:rPr>
          <w:noProof/>
        </w:rPr>
        <w:t>]</w:t>
      </w:r>
      <w:r w:rsidR="00C42924">
        <w:fldChar w:fldCharType="end"/>
      </w:r>
      <w:r w:rsidR="00C42924">
        <w:t xml:space="preserve">. </w:t>
      </w:r>
      <w:ins w:id="156" w:author="Yifang Ma" w:date="2024-12-30T13:43:00Z" w16du:dateUtc="2024-12-30T05:43:00Z">
        <w:r w:rsidR="00AC4707">
          <w:rPr>
            <w:rFonts w:hint="eastAsia"/>
          </w:rPr>
          <w:t xml:space="preserve">Collectively, </w:t>
        </w:r>
      </w:ins>
      <w:del w:id="157" w:author="Yifang Ma" w:date="2024-12-30T13:43:00Z" w16du:dateUtc="2024-12-30T05:43:00Z">
        <w:r w:rsidRPr="00F140E0" w:rsidDel="00AC4707">
          <w:delText xml:space="preserve">These </w:delText>
        </w:r>
      </w:del>
      <w:ins w:id="158" w:author="Yifang Ma" w:date="2024-12-30T13:43:00Z" w16du:dateUtc="2024-12-30T05:43:00Z">
        <w:r w:rsidR="00AC4707">
          <w:rPr>
            <w:rFonts w:hint="eastAsia"/>
          </w:rPr>
          <w:t>t</w:t>
        </w:r>
        <w:r w:rsidR="00AC4707" w:rsidRPr="00F140E0">
          <w:t xml:space="preserve">hese </w:t>
        </w:r>
      </w:ins>
      <w:r w:rsidRPr="00F140E0">
        <w:t>models lay the groundwork for developing sophisticated models of scientist mobility</w:t>
      </w:r>
      <w:r w:rsidR="00C42924">
        <w:t xml:space="preserve"> </w:t>
      </w:r>
      <w:r w:rsidR="00C42924">
        <w:fldChar w:fldCharType="begin">
          <w:fldData xml:space="preserve">PEVuZE5vdGU+PENpdGU+PEF1dGhvcj5KYcWCb3dpZWNraTwvQXV0aG9yPjxZZWFyPjIwMDQ8L1ll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</w:fldData>
        </w:fldChar>
      </w:r>
      <w:r w:rsidR="00055B88">
        <w:instrText xml:space="preserve"> ADDIN EN.CITE </w:instrText>
      </w:r>
      <w:r w:rsidR="00055B88">
        <w:fldChar w:fldCharType="begin">
          <w:fldData xml:space="preserve">PEVuZE5vdGU+PENpdGU+PEF1dGhvcj5KYcWCb3dpZWNraTwvQXV0aG9yPjxZZWFyPjIwMDQ8L1ll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</w:fldData>
        </w:fldChar>
      </w:r>
      <w:r w:rsidR="00055B88">
        <w:instrText xml:space="preserve"> ADDIN EN.CITE.DATA </w:instrText>
      </w:r>
      <w:r w:rsidR="00055B88">
        <w:fldChar w:fldCharType="end"/>
      </w:r>
      <w:r w:rsidR="00C42924">
        <w:fldChar w:fldCharType="separate"/>
      </w:r>
      <w:r w:rsidR="00055B88">
        <w:rPr>
          <w:noProof/>
        </w:rPr>
        <w:t>[</w:t>
      </w:r>
      <w:hyperlink w:anchor="_ENREF_18" w:tooltip="Gargiulo, 2014 #124" w:history="1">
        <w:r w:rsidR="00BB5B3B" w:rsidRPr="00BB5B3B">
          <w:rPr>
            <w:rStyle w:val="a7"/>
          </w:rPr>
          <w:t>18</w:t>
        </w:r>
      </w:hyperlink>
      <w:r w:rsidR="00055B88">
        <w:rPr>
          <w:noProof/>
        </w:rPr>
        <w:t xml:space="preserve">, </w:t>
      </w:r>
      <w:hyperlink w:anchor="_ENREF_31" w:tooltip="Jałowiecki, 2004 #114" w:history="1">
        <w:r w:rsidR="00BB5B3B" w:rsidRPr="00BB5B3B">
          <w:rPr>
            <w:rStyle w:val="a7"/>
          </w:rPr>
          <w:t>31-34</w:t>
        </w:r>
      </w:hyperlink>
      <w:r w:rsidR="00055B88">
        <w:rPr>
          <w:noProof/>
        </w:rPr>
        <w:t>]</w:t>
      </w:r>
      <w:r w:rsidR="00C42924">
        <w:fldChar w:fldCharType="end"/>
      </w:r>
      <w:r w:rsidR="00C42924">
        <w:t xml:space="preserve">. </w:t>
      </w:r>
    </w:p>
    <w:p w14:paraId="081DADBF" w14:textId="77777777" w:rsidR="00C42924" w:rsidRDefault="00C42924" w:rsidP="00C42924"/>
    <w:p w14:paraId="381D3374" w14:textId="372DD45A" w:rsidR="00F140E0" w:rsidRDefault="00F140E0" w:rsidP="00C42924">
      <w:bookmarkStart w:id="159" w:name="OLE_LINK3"/>
      <w:commentRangeStart w:id="160"/>
      <w:r w:rsidRPr="00F140E0">
        <w:t>Despite</w:t>
      </w:r>
      <w:ins w:id="161" w:author="Yifang Ma" w:date="2024-12-30T13:43:00Z" w16du:dateUtc="2024-12-30T05:43:00Z">
        <w:r w:rsidR="00AC4707">
          <w:rPr>
            <w:rFonts w:hint="eastAsia"/>
          </w:rPr>
          <w:t xml:space="preserve"> these</w:t>
        </w:r>
      </w:ins>
      <w:r w:rsidRPr="00F140E0">
        <w:t xml:space="preserve"> advancements, there remains a gap in analyzing hierarchical regional scales to fully understand scientists’ mobility</w:t>
      </w:r>
      <w:r w:rsidR="00BB5B3B">
        <w:fldChar w:fldCharType="begin"/>
      </w:r>
      <w:r w:rsidR="00BB5B3B">
        <w:instrText xml:space="preserve"> ADDIN EN.CITE &lt;EndNote&gt;&lt;Cite&gt;&lt;Author&gt;Zweig&lt;/Author&gt;&lt;Year&gt;2008&lt;/Year&gt;&lt;RecNum&gt;87&lt;/RecNum&gt;&lt;DisplayText&gt;[35, 36]&lt;/DisplayText&gt;&lt;record&gt;&lt;rec-number&gt;87&lt;/rec-number&gt;&lt;foreign-keys&gt;&lt;key app="EN" db-id="5zfa2svsnsw5ryevwf45swzf05aawprxx9ve" timestamp="1687169263"&gt;87&lt;/key&gt;&lt;/foreign-keys&gt;&lt;ref-type name="Journal Article"&gt;17&lt;/ref-type&gt;&lt;contributors&gt;&lt;authors&gt;&lt;author&gt;Zweig, David&lt;/author&gt;&lt;author&gt;Fung, Chung Siu&lt;/author&gt;&lt;author&gt;Han, Donglin&lt;/author&gt;&lt;/authors&gt;&lt;/contributors&gt;&lt;titles&gt;&lt;title&gt;Redefining the brain drain: China&amp;apos;s ‘diaspora option’&lt;/title&gt;&lt;secondary-title&gt;Science, Technology and Society&lt;/secondary-title&gt;&lt;/titles&gt;&lt;periodical&gt;&lt;full-title&gt;Science, Technology and Society&lt;/full-title&gt;&lt;/periodical&gt;&lt;pages&gt;1-33&lt;/pages&gt;&lt;volume&gt;13&lt;/volume&gt;&lt;number&gt;1&lt;/number&gt;&lt;dates&gt;&lt;year&gt;2008&lt;/year&gt;&lt;/dates&gt;&lt;isbn&gt;0971-7218&lt;/isbn&gt;&lt;urls&gt;&lt;/urls&gt;&lt;/record&gt;&lt;/Cite&gt;&lt;Cite&gt;&lt;Author&gt;Séguin&lt;/Author&gt;&lt;Year&gt;2006&lt;/Year&gt;&lt;RecNum&gt;210&lt;/RecNum&gt;&lt;record&gt;&lt;rec-number&gt;210&lt;/rec-number&gt;&lt;foreign-keys&gt;&lt;key app="EN" db-id="5zfa2svsnsw5ryevwf45swzf05aawprxx9ve" timestamp="1703307234"&gt;210&lt;/key&gt;&lt;/foreign-keys&gt;&lt;ref-type name="Journal Article"&gt;17&lt;/ref-type&gt;&lt;contributors&gt;&lt;authors&gt;&lt;author&gt;Séguin, Béatrice&lt;/author&gt;&lt;author&gt;State, Leah&lt;/author&gt;&lt;author&gt;Singer, Peter A&lt;/author&gt;&lt;author&gt;Daar, Abdallah S&lt;/author&gt;&lt;/authors&gt;&lt;/contributors&gt;&lt;titles&gt;&lt;title&gt;Scientific diasporas as an option for brain drain: re-circulating knowledge for development&lt;/title&gt;&lt;secondary-title&gt;International Journal of Biotechnology&lt;/secondary-title&gt;&lt;/titles&gt;&lt;periodical&gt;&lt;full-title&gt;International Journal of Biotechnology&lt;/full-title&gt;&lt;/periodical&gt;&lt;pages&gt;78-90&lt;/pages&gt;&lt;volume&gt;8&lt;/volume&gt;&lt;number&gt;1-2&lt;/number&gt;&lt;dates&gt;&lt;year&gt;2006&lt;/year&gt;&lt;/dates&gt;&lt;isbn&gt;0963-6048&lt;/isbn&gt;&lt;urls&gt;&lt;/urls&gt;&lt;/record&gt;&lt;/Cite&gt;&lt;/EndNote&gt;</w:instrText>
      </w:r>
      <w:r w:rsidR="00BB5B3B">
        <w:fldChar w:fldCharType="separate"/>
      </w:r>
      <w:r w:rsidR="00BB5B3B">
        <w:rPr>
          <w:noProof/>
        </w:rPr>
        <w:t>[</w:t>
      </w:r>
      <w:hyperlink w:anchor="_ENREF_35" w:tooltip="Zweig, 2008 #87" w:history="1">
        <w:r w:rsidR="00BB5B3B" w:rsidRPr="00BB5B3B">
          <w:rPr>
            <w:rStyle w:val="a7"/>
          </w:rPr>
          <w:t>35</w:t>
        </w:r>
      </w:hyperlink>
      <w:r w:rsidR="00BB5B3B">
        <w:rPr>
          <w:noProof/>
        </w:rPr>
        <w:t xml:space="preserve">, </w:t>
      </w:r>
      <w:hyperlink w:anchor="_ENREF_36" w:tooltip="Séguin, 2006 #210" w:history="1">
        <w:r w:rsidR="00BB5B3B" w:rsidRPr="00BB5B3B">
          <w:rPr>
            <w:rStyle w:val="a7"/>
          </w:rPr>
          <w:t>36</w:t>
        </w:r>
      </w:hyperlink>
      <w:r w:rsidR="00BB5B3B">
        <w:rPr>
          <w:noProof/>
        </w:rPr>
        <w:t>]</w:t>
      </w:r>
      <w:r w:rsidR="00BB5B3B">
        <w:fldChar w:fldCharType="end"/>
      </w:r>
      <w:del w:id="162" w:author="煜锐 黄" w:date="2024-12-30T22:10:00Z" w16du:dateUtc="2024-12-30T14:10:00Z">
        <w:r w:rsidR="00C42924" w:rsidDel="00BB5B3B">
          <w:delText xml:space="preserve"> </w:delText>
        </w:r>
        <w:r w:rsidR="00C42924" w:rsidDel="00BB5B3B">
          <w:fldChar w:fldCharType="begin">
            <w:fldData xml:space="preserve">PEVuZE5vdGU+PENpdGU+PEF1dGhvcj5CYXVkZXI8L0F1dGhvcj48WWVhcj4yMDE1PC9ZZWFyPjxS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</w:fldData>
          </w:fldChar>
        </w:r>
        <w:r w:rsidR="00055B88" w:rsidDel="00BB5B3B">
          <w:delInstrText xml:space="preserve"> ADDIN EN.CITE </w:delInstrText>
        </w:r>
        <w:r w:rsidR="00055B88" w:rsidDel="00BB5B3B">
          <w:fldChar w:fldCharType="begin">
            <w:fldData xml:space="preserve">PEVuZE5vdGU+PENpdGU+PEF1dGhvcj5CYXVkZXI8L0F1dGhvcj48WWVhcj4yMDE1PC9ZZWFyPjxS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</w:fldData>
          </w:fldChar>
        </w:r>
        <w:r w:rsidR="00055B88" w:rsidDel="00BB5B3B">
          <w:delInstrText xml:space="preserve"> ADDIN EN.CITE.DATA </w:delInstrText>
        </w:r>
        <w:r w:rsidR="00055B88" w:rsidDel="00BB5B3B">
          <w:fldChar w:fldCharType="end"/>
        </w:r>
        <w:r w:rsidR="00C42924" w:rsidDel="00BB5B3B">
          <w:fldChar w:fldCharType="separate"/>
        </w:r>
        <w:r w:rsidR="00055B88" w:rsidDel="00BB5B3B">
          <w:rPr>
            <w:noProof/>
          </w:rPr>
          <w:delText>[</w:delText>
        </w:r>
        <w:r w:rsidR="00BB5B3B" w:rsidDel="00BB5B3B">
          <w:fldChar w:fldCharType="begin"/>
        </w:r>
        <w:r w:rsidR="00BB5B3B" w:rsidDel="00BB5B3B">
          <w:delInstrText xml:space="preserve"> HYPERLINK \l "_ENREF_35" \o "Bauder, 2015 #208" </w:delInstrText>
        </w:r>
        <w:r w:rsidR="00BB5B3B" w:rsidDel="00BB5B3B">
          <w:fldChar w:fldCharType="separate"/>
        </w:r>
        <w:r w:rsidR="00BB5B3B" w:rsidRPr="00BB5B3B" w:rsidDel="00BB5B3B">
          <w:rPr>
            <w:rStyle w:val="a7"/>
          </w:rPr>
          <w:delText>35-37</w:delText>
        </w:r>
        <w:r w:rsidR="00BB5B3B" w:rsidDel="00BB5B3B">
          <w:fldChar w:fldCharType="end"/>
        </w:r>
        <w:r w:rsidR="00055B88" w:rsidDel="00BB5B3B">
          <w:rPr>
            <w:noProof/>
          </w:rPr>
          <w:delText>]</w:delText>
        </w:r>
        <w:r w:rsidR="00C42924" w:rsidDel="00BB5B3B">
          <w:fldChar w:fldCharType="end"/>
        </w:r>
      </w:del>
      <w:r w:rsidR="00C42924">
        <w:t xml:space="preserve">. </w:t>
      </w:r>
      <w:ins w:id="163" w:author="煜锐 黄" w:date="2024-12-30T22:08:00Z" w16du:dateUtc="2024-12-30T14:08:00Z">
        <w:r w:rsidR="00BB5B3B" w:rsidRPr="00BB5B3B">
          <w:t>As researchers are a part of the broader human workforce, they share certain characteristics with general human mobility patterns</w:t>
        </w:r>
      </w:ins>
      <w:r w:rsidR="00BB5B3B">
        <w:fldChar w:fldCharType="begin"/>
      </w:r>
      <w:r w:rsidR="00BB5B3B">
        <w:instrText xml:space="preserve"> ADDIN EN.CITE &lt;EndNote&gt;&lt;Cite&gt;&lt;Author&gt;Bauder&lt;/Author&gt;&lt;Year&gt;2015&lt;/Year&gt;&lt;RecNum&gt;208&lt;/RecNum&gt;&lt;DisplayText&gt;[37]&lt;/DisplayText&gt;&lt;record&gt;&lt;rec-number&gt;208&lt;/rec-number&gt;&lt;foreign-keys&gt;&lt;key app="EN" db-id="5zfa2svsnsw5ryevwf45swzf05aawprxx9ve" timestamp="1703307044"&gt;208&lt;/key&gt;&lt;/foreign-keys&gt;&lt;ref-type name="Journal Article"&gt;17&lt;/ref-type&gt;&lt;contributors&gt;&lt;authors&gt;&lt;author&gt;Bauder, Harald&lt;/author&gt;&lt;/authors&gt;&lt;/contributors&gt;&lt;titles&gt;&lt;title&gt;The international mobility of academics: A labour market perspective&lt;/title&gt;&lt;secondary-title&gt;International Migration&lt;/secondary-title&gt;&lt;/titles&gt;&lt;periodical&gt;&lt;full-title&gt;International migration&lt;/full-title&gt;&lt;/periodical&gt;&lt;pages&gt;83-96&lt;/pages&gt;&lt;volume&gt;53&lt;/volume&gt;&lt;number&gt;1&lt;/number&gt;&lt;dates&gt;&lt;year&gt;2015&lt;/year&gt;&lt;/dates&gt;&lt;isbn&gt;0020-7985&lt;/isbn&gt;&lt;urls&gt;&lt;/urls&gt;&lt;/record&gt;&lt;/Cite&gt;&lt;/EndNote&gt;</w:instrText>
      </w:r>
      <w:r w:rsidR="00BB5B3B">
        <w:fldChar w:fldCharType="separate"/>
      </w:r>
      <w:r w:rsidR="00BB5B3B">
        <w:rPr>
          <w:noProof/>
        </w:rPr>
        <w:t>[</w:t>
      </w:r>
      <w:hyperlink w:anchor="_ENREF_37" w:tooltip="Bauder, 2015 #208" w:history="1">
        <w:r w:rsidR="00BB5B3B" w:rsidRPr="00BB5B3B">
          <w:rPr>
            <w:rStyle w:val="a7"/>
          </w:rPr>
          <w:t>37</w:t>
        </w:r>
      </w:hyperlink>
      <w:r w:rsidR="00BB5B3B">
        <w:rPr>
          <w:noProof/>
        </w:rPr>
        <w:t>]</w:t>
      </w:r>
      <w:r w:rsidR="00BB5B3B">
        <w:fldChar w:fldCharType="end"/>
      </w:r>
      <w:ins w:id="164" w:author="煜锐 黄" w:date="2024-12-30T22:08:00Z" w16du:dateUtc="2024-12-30T14:08:00Z">
        <w:r w:rsidR="00BB5B3B" w:rsidRPr="00BB5B3B">
          <w:t>. Building on this analogy, we adapt concepts from human mobility studies, adjusting key variables to suit the context of academic mobility</w:t>
        </w:r>
        <w:r w:rsidR="00BB5B3B">
          <w:fldChar w:fldCharType="begin">
            <w:fldData xml:space="preserve">PEVuZE5vdGU+PENpdGU+PEF1dGhvcj5TaW1pbmk8L0F1dGhvcj48WWVhcj4yMDIxPC9ZZWFyPjxS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</w:fldData>
          </w:fldChar>
        </w:r>
        <w:r w:rsidR="00BB5B3B">
          <w:instrText xml:space="preserve"> ADDIN EN.CITE </w:instrText>
        </w:r>
        <w:r w:rsidR="00BB5B3B">
          <w:fldChar w:fldCharType="begin">
            <w:fldData xml:space="preserve">PEVuZE5vdGU+PENpdGU+PEF1dGhvcj5TaW1pbmk8L0F1dGhvcj48WWVhcj4yMDIxPC9ZZWFyPjxS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</w:fldData>
          </w:fldChar>
        </w:r>
        <w:r w:rsidR="00BB5B3B">
          <w:instrText xml:space="preserve"> ADDIN EN.CITE.DATA </w:instrText>
        </w:r>
        <w:r w:rsidR="00BB5B3B">
          <w:fldChar w:fldCharType="end"/>
        </w:r>
        <w:r w:rsidR="00BB5B3B">
          <w:fldChar w:fldCharType="separate"/>
        </w:r>
        <w:r w:rsidR="00BB5B3B">
          <w:rPr>
            <w:noProof/>
          </w:rPr>
          <w:t>[</w:t>
        </w:r>
      </w:ins>
      <w:hyperlink w:anchor="_ENREF_11" w:tooltip="Lengyel, 2017 #219" w:history="1">
        <w:r w:rsidR="00BB5B3B" w:rsidRPr="00BB5B3B">
          <w:rPr>
            <w:rStyle w:val="a7"/>
          </w:rPr>
          <w:t>11</w:t>
        </w:r>
      </w:hyperlink>
      <w:ins w:id="165" w:author="煜锐 黄" w:date="2024-12-30T22:08:00Z" w16du:dateUtc="2024-12-30T14:08:00Z">
        <w:r w:rsidR="00BB5B3B">
          <w:rPr>
            <w:noProof/>
          </w:rPr>
          <w:t xml:space="preserve">, </w:t>
        </w:r>
      </w:ins>
      <w:hyperlink w:anchor="_ENREF_14" w:tooltip="Alessandretti, 2020 #145" w:history="1">
        <w:r w:rsidR="00BB5B3B" w:rsidRPr="00BB5B3B">
          <w:rPr>
            <w:rStyle w:val="a7"/>
          </w:rPr>
          <w:t>14</w:t>
        </w:r>
      </w:hyperlink>
      <w:ins w:id="166" w:author="煜锐 黄" w:date="2024-12-30T22:08:00Z" w16du:dateUtc="2024-12-30T14:08:00Z">
        <w:r w:rsidR="00BB5B3B">
          <w:rPr>
            <w:noProof/>
          </w:rPr>
          <w:t xml:space="preserve">, </w:t>
        </w:r>
      </w:ins>
      <w:hyperlink w:anchor="_ENREF_24" w:tooltip="Simini, 2021 #218" w:history="1">
        <w:r w:rsidR="00BB5B3B" w:rsidRPr="00BB5B3B">
          <w:rPr>
            <w:rStyle w:val="a7"/>
          </w:rPr>
          <w:t>24</w:t>
        </w:r>
      </w:hyperlink>
      <w:ins w:id="167" w:author="煜锐 黄" w:date="2024-12-30T22:08:00Z" w16du:dateUtc="2024-12-30T14:08:00Z">
        <w:r w:rsidR="00BB5B3B">
          <w:rPr>
            <w:noProof/>
          </w:rPr>
          <w:t>]</w:t>
        </w:r>
        <w:r w:rsidR="00BB5B3B">
          <w:fldChar w:fldCharType="end"/>
        </w:r>
        <w:r w:rsidR="00BB5B3B">
          <w:rPr>
            <w:rFonts w:hint="eastAsia"/>
          </w:rPr>
          <w:t xml:space="preserve">. </w:t>
        </w:r>
        <w:r w:rsidR="00BB5B3B" w:rsidRPr="00BB5B3B">
          <w:t xml:space="preserve"> In doing so, we develop the Scientific Mobility and Administrative Regions (SMART) model, which incorporates both geographical and administrative regions to capture the complex, multiscale nature of scie</w:t>
        </w:r>
      </w:ins>
      <w:commentRangeEnd w:id="160"/>
      <w:ins w:id="168" w:author="煜锐 黄" w:date="2024-12-30T22:11:00Z" w16du:dateUtc="2024-12-30T14:11:00Z">
        <w:r w:rsidR="00BB5B3B">
          <w:rPr>
            <w:rStyle w:val="a9"/>
          </w:rPr>
          <w:commentReference w:id="160"/>
        </w:r>
      </w:ins>
      <w:ins w:id="169" w:author="煜锐 黄" w:date="2024-12-30T22:08:00Z" w16du:dateUtc="2024-12-30T14:08:00Z">
        <w:r w:rsidR="00BB5B3B" w:rsidRPr="00BB5B3B">
          <w:t>ntists' mobility over the course of their careers.</w:t>
        </w:r>
        <w:r w:rsidR="00BB5B3B">
          <w:rPr>
            <w:rFonts w:hint="eastAsia"/>
          </w:rPr>
          <w:t xml:space="preserve"> </w:t>
        </w:r>
      </w:ins>
      <w:del w:id="170" w:author="煜锐 黄" w:date="2024-12-30T22:01:00Z" w16du:dateUtc="2024-12-30T14:01:00Z">
        <w:r w:rsidR="00CD6806" w:rsidDel="00146C5C">
          <w:rPr>
            <w:rFonts w:hint="eastAsia"/>
          </w:rPr>
          <w:delText>D</w:delText>
        </w:r>
        <w:r w:rsidR="00CD6806" w:rsidDel="00146C5C">
          <w:delText>rawing inspiration from</w:delText>
        </w:r>
      </w:del>
      <w:ins w:id="171" w:author="Yifang Ma" w:date="2024-12-30T13:44:00Z" w16du:dateUtc="2024-12-30T05:44:00Z">
        <w:del w:id="172" w:author="煜锐 黄" w:date="2024-12-30T22:01:00Z" w16du:dateUtc="2024-12-30T14:01:00Z">
          <w:r w:rsidR="00AC4707" w:rsidDel="00146C5C">
            <w:rPr>
              <w:rFonts w:hint="eastAsia"/>
            </w:rPr>
            <w:delText>Building on</w:delText>
          </w:r>
        </w:del>
      </w:ins>
      <w:del w:id="173" w:author="煜锐 黄" w:date="2024-12-30T22:01:00Z" w16du:dateUtc="2024-12-30T14:01:00Z">
        <w:r w:rsidR="00CD6806" w:rsidDel="00146C5C">
          <w:delText xml:space="preserve"> recent advances in human mobility studies </w:delText>
        </w:r>
        <w:r w:rsidR="00CD6806" w:rsidDel="00146C5C">
          <w:fldChar w:fldCharType="begin">
            <w:fldData xml:space="preserve">PEVuZE5vdGU+PENpdGU+PEF1dGhvcj5TaW1pbmk8L0F1dGhvcj48WWVhcj4yMDIxPC9ZZWFyPjxS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</w:fldData>
          </w:fldChar>
        </w:r>
        <w:r w:rsidR="00055B88" w:rsidDel="00146C5C">
          <w:delInstrText xml:space="preserve"> ADDIN EN.CITE </w:delInstrText>
        </w:r>
        <w:r w:rsidR="00055B88" w:rsidDel="00146C5C">
          <w:fldChar w:fldCharType="begin">
            <w:fldData xml:space="preserve">PEVuZE5vdGU+PENpdGU+PEF1dGhvcj5TaW1pbmk8L0F1dGhvcj48WWVhcj4yMDIxPC9ZZWFyPjxS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</w:fldData>
          </w:fldChar>
        </w:r>
        <w:r w:rsidR="00055B88" w:rsidDel="00146C5C">
          <w:delInstrText xml:space="preserve"> ADDIN EN.CITE.DATA </w:delInstrText>
        </w:r>
        <w:r w:rsidR="00055B88" w:rsidDel="00146C5C">
          <w:fldChar w:fldCharType="end"/>
        </w:r>
        <w:r w:rsidR="00CD6806" w:rsidDel="00146C5C">
          <w:fldChar w:fldCharType="separate"/>
        </w:r>
        <w:r w:rsidR="00055B88" w:rsidDel="00146C5C">
          <w:rPr>
            <w:noProof/>
          </w:rPr>
          <w:delText>[</w:delText>
        </w:r>
        <w:r w:rsidR="00055B88" w:rsidDel="00146C5C">
          <w:rPr>
            <w:noProof/>
          </w:rPr>
          <w:fldChar w:fldCharType="begin"/>
        </w:r>
        <w:r w:rsidR="00055B88" w:rsidDel="00146C5C">
          <w:rPr>
            <w:noProof/>
          </w:rPr>
          <w:delInstrText xml:space="preserve"> HYPERLINK \l "_ENREF_11" \o "Lengyel, 2017 #219" </w:delInstrText>
        </w:r>
        <w:r w:rsidR="00055B88" w:rsidDel="00146C5C">
          <w:rPr>
            <w:noProof/>
          </w:rPr>
        </w:r>
        <w:r w:rsidR="00055B88" w:rsidDel="00146C5C">
          <w:rPr>
            <w:noProof/>
          </w:rPr>
          <w:fldChar w:fldCharType="separate"/>
        </w:r>
        <w:r w:rsidR="00055B88" w:rsidRPr="00055B88" w:rsidDel="00146C5C">
          <w:rPr>
            <w:rStyle w:val="a7"/>
          </w:rPr>
          <w:delText>11</w:delText>
        </w:r>
        <w:r w:rsidR="00055B88" w:rsidDel="00146C5C">
          <w:rPr>
            <w:noProof/>
          </w:rPr>
          <w:fldChar w:fldCharType="end"/>
        </w:r>
        <w:r w:rsidR="00055B88" w:rsidDel="00146C5C">
          <w:rPr>
            <w:noProof/>
          </w:rPr>
          <w:delText xml:space="preserve">, </w:delText>
        </w:r>
        <w:r w:rsidR="00055B88" w:rsidDel="00146C5C">
          <w:rPr>
            <w:noProof/>
          </w:rPr>
          <w:fldChar w:fldCharType="begin"/>
        </w:r>
        <w:r w:rsidR="00055B88" w:rsidDel="00146C5C">
          <w:rPr>
            <w:noProof/>
          </w:rPr>
          <w:delInstrText xml:space="preserve"> HYPERLINK \l "_ENREF_14" \o "Alessandretti, 2020 #145" </w:delInstrText>
        </w:r>
        <w:r w:rsidR="00055B88" w:rsidDel="00146C5C">
          <w:rPr>
            <w:noProof/>
          </w:rPr>
        </w:r>
        <w:r w:rsidR="00055B88" w:rsidDel="00146C5C">
          <w:rPr>
            <w:noProof/>
          </w:rPr>
          <w:fldChar w:fldCharType="separate"/>
        </w:r>
        <w:r w:rsidR="00055B88" w:rsidRPr="00055B88" w:rsidDel="00146C5C">
          <w:rPr>
            <w:rStyle w:val="a7"/>
          </w:rPr>
          <w:delText>14</w:delText>
        </w:r>
        <w:r w:rsidR="00055B88" w:rsidDel="00146C5C">
          <w:rPr>
            <w:noProof/>
          </w:rPr>
          <w:fldChar w:fldCharType="end"/>
        </w:r>
        <w:r w:rsidR="00055B88" w:rsidDel="00146C5C">
          <w:rPr>
            <w:noProof/>
          </w:rPr>
          <w:delText xml:space="preserve">, </w:delText>
        </w:r>
        <w:r w:rsidR="00055B88" w:rsidDel="00146C5C">
          <w:rPr>
            <w:noProof/>
          </w:rPr>
          <w:fldChar w:fldCharType="begin"/>
        </w:r>
        <w:r w:rsidR="00055B88" w:rsidDel="00146C5C">
          <w:rPr>
            <w:noProof/>
          </w:rPr>
          <w:delInstrText xml:space="preserve"> HYPERLINK \l "_ENREF_24" \o "Simini, 2021 #218" </w:delInstrText>
        </w:r>
        <w:r w:rsidR="00055B88" w:rsidDel="00146C5C">
          <w:rPr>
            <w:noProof/>
          </w:rPr>
        </w:r>
        <w:r w:rsidR="00055B88" w:rsidDel="00146C5C">
          <w:rPr>
            <w:noProof/>
          </w:rPr>
          <w:fldChar w:fldCharType="separate"/>
        </w:r>
        <w:r w:rsidR="00055B88" w:rsidRPr="00055B88" w:rsidDel="00146C5C">
          <w:rPr>
            <w:rStyle w:val="a7"/>
          </w:rPr>
          <w:delText>24</w:delText>
        </w:r>
        <w:r w:rsidR="00055B88" w:rsidDel="00146C5C">
          <w:rPr>
            <w:noProof/>
          </w:rPr>
          <w:fldChar w:fldCharType="end"/>
        </w:r>
        <w:r w:rsidR="00055B88" w:rsidDel="00146C5C">
          <w:rPr>
            <w:noProof/>
          </w:rPr>
          <w:delText>]</w:delText>
        </w:r>
        <w:r w:rsidR="00CD6806" w:rsidDel="00146C5C">
          <w:fldChar w:fldCharType="end"/>
        </w:r>
        <w:r w:rsidR="00CD6806" w:rsidDel="00146C5C">
          <w:delText>, we</w:delText>
        </w:r>
      </w:del>
      <w:del w:id="174" w:author="煜锐 黄" w:date="2024-12-30T22:08:00Z" w16du:dateUtc="2024-12-30T14:08:00Z">
        <w:r w:rsidR="00CD6806" w:rsidDel="00BB5B3B">
          <w:delText xml:space="preserve"> </w:delText>
        </w:r>
      </w:del>
      <w:del w:id="175" w:author="煜锐 黄" w:date="2024-12-30T22:02:00Z" w16du:dateUtc="2024-12-30T14:02:00Z">
        <w:r w:rsidR="00CD6806" w:rsidDel="00146C5C">
          <w:delText>f</w:delText>
        </w:r>
      </w:del>
      <w:del w:id="176" w:author="煜锐 黄" w:date="2024-12-30T22:08:00Z" w16du:dateUtc="2024-12-30T14:08:00Z">
        <w:r w:rsidR="00CD6806" w:rsidDel="00BB5B3B">
          <w:delText>ormulate the Scientific Mobility and Administrative Regions (SMART) model</w:delText>
        </w:r>
        <w:r w:rsidR="00CD6806" w:rsidDel="00BB5B3B">
          <w:rPr>
            <w:rFonts w:hint="eastAsia"/>
          </w:rPr>
          <w:delText xml:space="preserve">. </w:delText>
        </w:r>
      </w:del>
      <w:r w:rsidR="00CD6806" w:rsidRPr="00CD6806">
        <w:t xml:space="preserve">This model incorporates geographical and administrative regions to capture the intricate, multiscale </w:t>
      </w:r>
      <w:del w:id="177" w:author="Yifang Ma" w:date="2024-12-30T13:45:00Z" w16du:dateUtc="2024-12-30T05:45:00Z">
        <w:r w:rsidR="00CD6806" w:rsidRPr="00CD6806" w:rsidDel="00AC4707">
          <w:delText xml:space="preserve">patterns </w:delText>
        </w:r>
      </w:del>
      <w:ins w:id="178" w:author="Yifang Ma" w:date="2024-12-30T13:45:00Z" w16du:dateUtc="2024-12-30T05:45:00Z">
        <w:r w:rsidR="00AC4707">
          <w:rPr>
            <w:rFonts w:hint="eastAsia"/>
          </w:rPr>
          <w:t>complexity</w:t>
        </w:r>
        <w:r w:rsidR="00AC4707" w:rsidRPr="00CD6806">
          <w:t xml:space="preserve"> </w:t>
        </w:r>
      </w:ins>
      <w:r w:rsidR="00CD6806" w:rsidRPr="00CD6806">
        <w:t>of scientists’ mobility throughout their careers.</w:t>
      </w:r>
      <w:r w:rsidR="00CD6806">
        <w:rPr>
          <w:rFonts w:hint="eastAsia"/>
        </w:rPr>
        <w:t xml:space="preserve"> </w:t>
      </w:r>
      <w:del w:id="179" w:author="Yifang Ma" w:date="2024-12-30T13:45:00Z" w16du:dateUtc="2024-12-30T05:45:00Z">
        <w:r w:rsidR="00CD6806" w:rsidDel="00AC4707">
          <w:delText xml:space="preserve">In </w:delText>
        </w:r>
        <w:r w:rsidR="00CD6806" w:rsidDel="00AC4707">
          <w:rPr>
            <w:rFonts w:hint="eastAsia"/>
          </w:rPr>
          <w:delText>the</w:delText>
        </w:r>
        <w:r w:rsidR="00CD6806" w:rsidDel="00AC4707">
          <w:delText xml:space="preserve"> model, </w:delText>
        </w:r>
        <w:r w:rsidR="00CD6806" w:rsidDel="00AC4707">
          <w:rPr>
            <w:rFonts w:hint="eastAsia"/>
          </w:rPr>
          <w:delText>w</w:delText>
        </w:r>
      </w:del>
      <w:ins w:id="180" w:author="Yifang Ma" w:date="2024-12-30T13:45:00Z" w16du:dateUtc="2024-12-30T05:45:00Z">
        <w:r w:rsidR="00AC4707">
          <w:rPr>
            <w:rFonts w:hint="eastAsia"/>
          </w:rPr>
          <w:t>W</w:t>
        </w:r>
      </w:ins>
      <w:r w:rsidR="00CD6806">
        <w:rPr>
          <w:rFonts w:hint="eastAsia"/>
        </w:rPr>
        <w:t xml:space="preserve">e </w:t>
      </w:r>
      <w:r w:rsidR="00CD6806">
        <w:t>incorporated</w:t>
      </w:r>
      <w:r w:rsidR="00CD6806" w:rsidRPr="00CD6806">
        <w:t xml:space="preserve"> </w:t>
      </w:r>
      <w:del w:id="181" w:author="Yifang Ma" w:date="2024-12-30T13:46:00Z" w16du:dateUtc="2024-12-30T05:46:00Z">
        <w:r w:rsidR="00CD6806" w:rsidRPr="00CD6806" w:rsidDel="00AC4707">
          <w:delText xml:space="preserve">detailed </w:delText>
        </w:r>
      </w:del>
      <w:r w:rsidR="00CD6806" w:rsidRPr="00CD6806">
        <w:t xml:space="preserve">data from the OpenAlex database, which includes records of publications, </w:t>
      </w:r>
      <w:del w:id="182" w:author="Yifang Ma" w:date="2024-12-30T14:12:00Z" w16du:dateUtc="2024-12-30T06:12:00Z">
        <w:r w:rsidR="00CD6806" w:rsidRPr="00CD6806" w:rsidDel="009B4999">
          <w:delText xml:space="preserve">journals, </w:delText>
        </w:r>
      </w:del>
      <w:r w:rsidR="00CD6806" w:rsidRPr="00CD6806">
        <w:t xml:space="preserve">authors, </w:t>
      </w:r>
      <w:ins w:id="183" w:author="Yifang Ma" w:date="2024-12-30T13:46:00Z" w16du:dateUtc="2024-12-30T05:46:00Z">
        <w:r w:rsidR="00AC4707">
          <w:rPr>
            <w:rFonts w:hint="eastAsia"/>
          </w:rPr>
          <w:t xml:space="preserve">citations, </w:t>
        </w:r>
      </w:ins>
      <w:r w:rsidR="00CD6806" w:rsidRPr="00CD6806">
        <w:t>and institutions</w:t>
      </w:r>
      <w:del w:id="184" w:author="煜锐 黄" w:date="2024-12-30T21:59:00Z" w16du:dateUtc="2024-12-30T13:59:00Z">
        <w:r w:rsidR="00CD6806" w:rsidRPr="00CD6806" w:rsidDel="004144EB">
          <w:delText xml:space="preserve"> </w:delText>
        </w:r>
        <w:r w:rsidR="00CD6806" w:rsidDel="004144EB">
          <w:delText xml:space="preserve"> </w:delText>
        </w:r>
      </w:del>
      <w:r w:rsidR="00CD6806">
        <w:fldChar w:fldCharType="begin"/>
      </w:r>
      <w:r w:rsidR="00055B88">
        <w:instrText xml:space="preserve"> ADDIN EN.CITE &lt;EndNote&gt;&lt;Cite&gt;&lt;Author&gt;Priem&lt;/Author&gt;&lt;Year&gt;2022&lt;/Year&gt;&lt;RecNum&gt;6&lt;/RecNum&gt;&lt;DisplayText&gt;[38, 39]&lt;/DisplayText&gt;&lt;record&gt;&lt;rec-number&gt;6&lt;/rec-number&gt;&lt;foreign-keys&gt;&lt;key app="EN" db-id="5zfa2svsnsw5ryevwf45swzf05aawprxx9ve" timestamp="1676813456"&gt;6&lt;/key&gt;&lt;/foreign-keys&gt;&lt;ref-type name="Journal Article"&gt;17&lt;/ref-type&gt;&lt;contributors&gt;&lt;authors&gt;&lt;author&gt;Priem, Jason&lt;/author&gt;&lt;author&gt;Piwowar, Heather&lt;/author&gt;&lt;author&gt;Orr, Richard&lt;/author&gt;&lt;/authors&gt;&lt;/contributors&gt;&lt;titles&gt;&lt;title&gt;OpenAlex: A fully-open index of scholarly works, authors, venues, institutions, and concepts&lt;/title&gt;&lt;secondary-title&gt;arXiv preprint arXiv:2205.01833&lt;/secondary-title&gt;&lt;/titles&gt;&lt;periodical&gt;&lt;full-title&gt;arXiv preprint arXiv:2205.01833&lt;/full-title&gt;&lt;/periodical&gt;&lt;dates&gt;&lt;year&gt;2022&lt;/year&gt;&lt;/dates&gt;&lt;urls&gt;&lt;/urls&gt;&lt;/record&gt;&lt;/Cite&gt;&lt;Cite&gt;&lt;Author&gt;Wang&lt;/Author&gt;&lt;Year&gt;2019&lt;/Year&gt;&lt;RecNum&gt;7&lt;/RecNum&gt;&lt;record&gt;&lt;rec-number&gt;7&lt;/rec-number&gt;&lt;foreign-keys&gt;&lt;key app="EN" db-id="5zfa2svsnsw5ryevwf45swzf05aawprxx9ve" timestamp="1676813456"&gt;7&lt;/key&gt;&lt;/foreign-keys&gt;&lt;ref-type name="Journal Article"&gt;17&lt;/ref-type&gt;&lt;contributors&gt;&lt;authors&gt;&lt;author&gt;Wang, Kuansan&lt;/author&gt;&lt;author&gt;Shen, Zhihong&lt;/author&gt;&lt;author&gt;Huang, Chiyuan&lt;/author&gt;&lt;author&gt;Wu, Chieh-Han&lt;/author&gt;&lt;author&gt;Eide, Darrin&lt;/author&gt;&lt;author&gt;Dong, Yuxiao&lt;/author&gt;&lt;author&gt;Qian, Junjie&lt;/author&gt;&lt;author&gt;Kanakia, Anshul&lt;/author&gt;&lt;author&gt;Chen, Alvin&lt;/author&gt;&lt;author&gt;Rogahn, Richard&lt;/author&gt;&lt;/authors&gt;&lt;/contributors&gt;&lt;titles&gt;&lt;title&gt;A review of microsoft academic services for science of science studies&lt;/title&gt;&lt;secondary-title&gt;Frontiers in Big Data&lt;/secondary-title&gt;&lt;/titles&gt;&lt;periodical&gt;&lt;full-title&gt;Frontiers in Big Data&lt;/full-title&gt;&lt;/periodical&gt;&lt;pages&gt;45&lt;/pages&gt;&lt;volume&gt;2&lt;/volume&gt;&lt;dates&gt;&lt;year&gt;2019&lt;/year&gt;&lt;/dates&gt;&lt;isbn&gt;2624-909X&lt;/isbn&gt;&lt;urls&gt;&lt;/urls&gt;&lt;/record&gt;&lt;/Cite&gt;&lt;/EndNote&gt;</w:instrText>
      </w:r>
      <w:r w:rsidR="00CD6806">
        <w:fldChar w:fldCharType="separate"/>
      </w:r>
      <w:r w:rsidR="00055B88">
        <w:rPr>
          <w:noProof/>
        </w:rPr>
        <w:t>[</w:t>
      </w:r>
      <w:hyperlink w:anchor="_ENREF_38" w:tooltip="Priem, 2022 #6" w:history="1">
        <w:r w:rsidR="00BB5B3B" w:rsidRPr="00BB5B3B">
          <w:rPr>
            <w:rStyle w:val="a7"/>
          </w:rPr>
          <w:t>38</w:t>
        </w:r>
      </w:hyperlink>
      <w:r w:rsidR="00055B88">
        <w:rPr>
          <w:noProof/>
        </w:rPr>
        <w:t xml:space="preserve">, </w:t>
      </w:r>
      <w:hyperlink w:anchor="_ENREF_39" w:tooltip="Wang, 2019 #7" w:history="1">
        <w:r w:rsidR="00BB5B3B" w:rsidRPr="00BB5B3B">
          <w:rPr>
            <w:rStyle w:val="a7"/>
          </w:rPr>
          <w:t>39</w:t>
        </w:r>
      </w:hyperlink>
      <w:r w:rsidR="00055B88">
        <w:rPr>
          <w:noProof/>
        </w:rPr>
        <w:t>]</w:t>
      </w:r>
      <w:r w:rsidR="00CD6806">
        <w:fldChar w:fldCharType="end"/>
      </w:r>
      <w:r w:rsidR="00CD6806" w:rsidRPr="00CD6806">
        <w:t xml:space="preserve">, </w:t>
      </w:r>
      <w:r w:rsidR="00BF4C79">
        <w:rPr>
          <w:rFonts w:hint="eastAsia"/>
        </w:rPr>
        <w:t xml:space="preserve">then </w:t>
      </w:r>
      <w:r w:rsidR="00CD6806">
        <w:t>classif</w:t>
      </w:r>
      <w:r w:rsidR="008B3F55">
        <w:rPr>
          <w:rFonts w:hint="eastAsia"/>
        </w:rPr>
        <w:t>ied</w:t>
      </w:r>
      <w:r w:rsidR="00CD6806">
        <w:t xml:space="preserve"> the institutions, cities, countries, and continents involved in scientists’ mobility according to their respective administrative levels, treating them as regions of scientific activities.</w:t>
      </w:r>
      <w:r w:rsidR="00CD6806">
        <w:rPr>
          <w:rFonts w:hint="eastAsia"/>
        </w:rPr>
        <w:t xml:space="preserve"> </w:t>
      </w:r>
      <w:r w:rsidR="00CD6806" w:rsidRPr="00CD6806">
        <w:t xml:space="preserve">This allows us to estimate the attractiveness of each region and the mobility propensity between regions, </w:t>
      </w:r>
      <w:del w:id="185" w:author="Yifang Ma" w:date="2024-12-30T13:47:00Z" w16du:dateUtc="2024-12-30T05:47:00Z">
        <w:r w:rsidR="00CD6806" w:rsidRPr="00CD6806" w:rsidDel="00AC4707">
          <w:delText>thus offe</w:delText>
        </w:r>
        <w:r w:rsidR="00D51682" w:rsidDel="00AC4707">
          <w:rPr>
            <w:rFonts w:hint="eastAsia"/>
          </w:rPr>
          <w:delText>rs</w:delText>
        </w:r>
      </w:del>
      <w:ins w:id="186" w:author="Yifang Ma" w:date="2024-12-30T13:47:00Z" w16du:dateUtc="2024-12-30T05:47:00Z">
        <w:r w:rsidR="00AC4707" w:rsidRPr="00AC4707">
          <w:t>offering critical insights into the evolution of global science systems.</w:t>
        </w:r>
      </w:ins>
      <w:del w:id="187" w:author="Yifang Ma" w:date="2024-12-30T13:47:00Z" w16du:dateUtc="2024-12-30T05:47:00Z">
        <w:r w:rsidR="00CD6806" w:rsidRPr="00CD6806" w:rsidDel="00AC4707">
          <w:delText xml:space="preserve"> profound implications for the development of science systems.</w:delText>
        </w:r>
      </w:del>
    </w:p>
    <w:bookmarkEnd w:id="159"/>
    <w:p w14:paraId="44FA331F" w14:textId="77777777" w:rsidR="00C42924" w:rsidRDefault="00C42924" w:rsidP="00C42924"/>
    <w:p w14:paraId="4D87FDA2" w14:textId="77777777" w:rsidR="00C42924" w:rsidRPr="00692E35" w:rsidRDefault="00C42924" w:rsidP="00C42924">
      <w:pPr>
        <w:pStyle w:val="2"/>
        <w:rPr>
          <w:sz w:val="28"/>
          <w:szCs w:val="28"/>
        </w:rPr>
      </w:pPr>
      <w:r w:rsidRPr="00692E35">
        <w:rPr>
          <w:sz w:val="28"/>
          <w:szCs w:val="28"/>
        </w:rPr>
        <w:t>Results</w:t>
      </w:r>
    </w:p>
    <w:p w14:paraId="751A13BA" w14:textId="77777777" w:rsidR="00C42924" w:rsidDel="0060531B" w:rsidRDefault="00C42924" w:rsidP="00C42924">
      <w:pPr>
        <w:pStyle w:val="3"/>
        <w:rPr>
          <w:del w:id="188" w:author="煜锐 黄" w:date="2024-10-23T13:28:00Z" w16du:dateUtc="2024-10-23T05:28:00Z"/>
        </w:rPr>
      </w:pPr>
      <w:r>
        <w:rPr>
          <w:rFonts w:eastAsiaTheme="minorEastAsia"/>
        </w:rPr>
        <w:t>Data processing</w:t>
      </w:r>
    </w:p>
    <w:p w14:paraId="7574D768" w14:textId="7FB11586" w:rsidR="00CE5C62" w:rsidDel="005D475C" w:rsidRDefault="00C42924">
      <w:pPr>
        <w:rPr>
          <w:del w:id="189" w:author="煜锐 黄" w:date="2024-10-23T12:58:00Z" w16du:dateUtc="2024-10-23T04:58:00Z"/>
        </w:rPr>
      </w:pPr>
      <w:del w:id="190" w:author="煜锐 黄" w:date="2024-10-23T12:54:00Z" w16du:dateUtc="2024-10-23T04:54:00Z">
        <w:r w:rsidDel="005D475C">
          <w:delText>We extracted</w:delText>
        </w:r>
        <w:r w:rsidR="00726B36" w:rsidDel="005D475C">
          <w:rPr>
            <w:rFonts w:hint="eastAsia"/>
          </w:rPr>
          <w:delText xml:space="preserve"> and inferred</w:delText>
        </w:r>
        <w:r w:rsidDel="005D475C">
          <w:delText xml:space="preserve"> records of scientists’ location mobility records from the OpenAlex database, which includes papers published from 1960 to </w:delText>
        </w:r>
      </w:del>
      <w:del w:id="191" w:author="煜锐 黄" w:date="2024-09-24T09:33:00Z" w16du:dateUtc="2024-09-24T01:33:00Z">
        <w:r w:rsidDel="001D4D31">
          <w:delText xml:space="preserve">2021 </w:delText>
        </w:r>
      </w:del>
      <w:del w:id="192" w:author="煜锐 黄" w:date="2024-10-23T12:54:00Z" w16du:dateUtc="2024-10-23T04:54:00Z">
        <w:r w:rsidDel="005D475C">
          <w:delText xml:space="preserve">and encompasses details on  authors, institutions, and publication dates, covering a total of </w:delText>
        </w:r>
      </w:del>
      <w:del w:id="193" w:author="煜锐 黄" w:date="2024-10-22T15:35:00Z" w16du:dateUtc="2024-10-22T07:35:00Z">
        <w:r w:rsidDel="002374A7">
          <w:delText>75</w:delText>
        </w:r>
      </w:del>
      <w:del w:id="194" w:author="煜锐 黄" w:date="2024-10-23T12:54:00Z" w16du:dateUtc="2024-10-23T04:54:00Z">
        <w:r w:rsidDel="005D475C">
          <w:delText>,</w:delText>
        </w:r>
      </w:del>
      <w:del w:id="195" w:author="煜锐 黄" w:date="2024-10-22T15:35:00Z" w16du:dateUtc="2024-10-22T07:35:00Z">
        <w:r w:rsidDel="002374A7">
          <w:delText xml:space="preserve">560 </w:delText>
        </w:r>
      </w:del>
      <w:del w:id="196" w:author="煜锐 黄" w:date="2024-10-23T12:54:00Z" w16du:dateUtc="2024-10-23T04:54:00Z">
        <w:r w:rsidDel="005D475C">
          <w:delText xml:space="preserve">academic institutions </w:delText>
        </w:r>
      </w:del>
      <w:del w:id="197" w:author="煜锐 黄" w:date="2024-10-23T13:28:00Z" w16du:dateUtc="2024-10-23T05:28:00Z">
        <w:r w:rsidDel="0060531B">
          <w:fldChar w:fldCharType="begin"/>
        </w:r>
        <w:r w:rsidR="002E14B1" w:rsidDel="0060531B">
          <w:delInstrText xml:space="preserve"> ADDIN EN.CITE &lt;EndNote&gt;&lt;Cite&gt;&lt;Author&gt;Priem&lt;/Author&gt;&lt;Year&gt;2022&lt;/Year&gt;&lt;RecNum&gt;6&lt;/RecNum&gt;&lt;DisplayText&gt;[36]&lt;/DisplayText&gt;&lt;record&gt;&lt;rec-number&gt;6&lt;/rec-number&gt;&lt;foreign-keys&gt;&lt;key app="EN" db-id="5zfa2svsnsw5ryevwf45swzf05aawprxx9ve" timestamp="1676813456"&gt;6&lt;/key&gt;&lt;/foreign-keys&gt;&lt;ref-type name="Journal Article"&gt;17&lt;/ref-type&gt;&lt;contributors&gt;&lt;authors&gt;&lt;author&gt;Priem, Jason&lt;/author&gt;&lt;author&gt;Piwowar, Heather&lt;/author&gt;&lt;author&gt;Orr, Richard&lt;/author&gt;&lt;/authors&gt;&lt;/contributors&gt;&lt;titles&gt;&lt;title&gt;OpenAlex: A fully-open index of scholarly works, authors, venues, institutions, and concepts&lt;/title&gt;&lt;secondary-title&gt;arXiv preprint arXiv:2205.01833&lt;/secondary-title&gt;&lt;/titles&gt;&lt;periodical&gt;&lt;full-title&gt;arXiv preprint arXiv:2205.01833&lt;/full-title&gt;&lt;/periodical&gt;&lt;dates&gt;&lt;year&gt;2022&lt;/year&gt;&lt;/dates&gt;&lt;urls&gt;&lt;/urls&gt;&lt;electronic-resource-num&gt;10.48550/arXiv.2205.01833&lt;/electronic-resource-num&gt;&lt;/record&gt;&lt;/Cite&gt;&lt;/EndNote&gt;</w:delInstrText>
        </w:r>
        <w:r w:rsidDel="0060531B">
          <w:fldChar w:fldCharType="separate"/>
        </w:r>
        <w:r w:rsidR="00CD6806" w:rsidDel="0060531B">
          <w:rPr>
            <w:noProof/>
          </w:rPr>
          <w:delText>[</w:delText>
        </w:r>
        <w:r w:rsidR="0060531B" w:rsidDel="0060531B">
          <w:fldChar w:fldCharType="begin"/>
        </w:r>
        <w:r w:rsidR="0060531B" w:rsidDel="0060531B">
          <w:delInstrText xml:space="preserve"> HYPERLINK \l "_ENREF_36" \o "Priem, 2022 #6" </w:delInstrText>
        </w:r>
        <w:r w:rsidR="0060531B" w:rsidDel="0060531B">
          <w:fldChar w:fldCharType="separate"/>
        </w:r>
        <w:r w:rsidR="0060531B" w:rsidRPr="0060531B" w:rsidDel="0060531B">
          <w:rPr>
            <w:rStyle w:val="a7"/>
          </w:rPr>
          <w:delText>36</w:delText>
        </w:r>
        <w:r w:rsidR="0060531B" w:rsidDel="0060531B">
          <w:fldChar w:fldCharType="end"/>
        </w:r>
        <w:r w:rsidR="00CD6806" w:rsidDel="0060531B">
          <w:rPr>
            <w:noProof/>
          </w:rPr>
          <w:delText>]</w:delText>
        </w:r>
        <w:r w:rsidDel="0060531B">
          <w:fldChar w:fldCharType="end"/>
        </w:r>
        <w:r w:rsidDel="0060531B">
          <w:delText xml:space="preserve">. </w:delText>
        </w:r>
        <w:r w:rsidR="00CE5C62" w:rsidDel="0060531B">
          <w:rPr>
            <w:rFonts w:hint="eastAsia"/>
          </w:rPr>
          <w:delText>M</w:delText>
        </w:r>
        <w:r w:rsidR="00CE5C62" w:rsidDel="0060531B">
          <w:delText>obility</w:delText>
        </w:r>
        <w:r w:rsidR="00CE5C62" w:rsidDel="0060531B">
          <w:rPr>
            <w:rFonts w:hint="eastAsia"/>
          </w:rPr>
          <w:delText xml:space="preserve"> was tracked</w:delText>
        </w:r>
        <w:r w:rsidR="00CE5C62" w:rsidDel="0060531B">
          <w:delText xml:space="preserve"> </w:delText>
        </w:r>
      </w:del>
      <w:del w:id="198" w:author="煜锐 黄" w:date="2024-10-23T12:58:00Z" w16du:dateUtc="2024-10-23T04:58:00Z">
        <w:r w:rsidR="00CE5C62" w:rsidDel="005D475C">
          <w:delText xml:space="preserve">by identifying instances where a researcher publishes a paper at one institution and subsequently publishes a paper at another, </w:delText>
        </w:r>
        <w:r w:rsidR="00CE5C62" w:rsidDel="005D475C">
          <w:rPr>
            <w:rFonts w:hint="eastAsia"/>
          </w:rPr>
          <w:delText>which was considered a movement</w:delText>
        </w:r>
        <w:r w:rsidR="00CE5C62" w:rsidDel="005D475C">
          <w:delText xml:space="preserve"> from the initial to the </w:delText>
        </w:r>
        <w:r w:rsidR="00CE5C62" w:rsidDel="005D475C">
          <w:rPr>
            <w:rFonts w:hint="eastAsia"/>
          </w:rPr>
          <w:delText>subsequent institution</w:delText>
        </w:r>
        <w:r w:rsidR="00CE5C62" w:rsidDel="005D475C">
          <w:delText xml:space="preserve"> (details provided in the Methods section).</w:delText>
        </w:r>
      </w:del>
    </w:p>
    <w:p w14:paraId="6DE13639" w14:textId="0DC98FC7" w:rsidR="00822992" w:rsidDel="0060531B" w:rsidRDefault="00822992" w:rsidP="00822992">
      <w:pPr>
        <w:rPr>
          <w:del w:id="199" w:author="煜锐 黄" w:date="2024-10-23T13:28:00Z" w16du:dateUtc="2024-10-23T05:28:00Z"/>
        </w:rPr>
      </w:pPr>
    </w:p>
    <w:p w14:paraId="32EC239E" w14:textId="5B773D08" w:rsidR="00CE5C62" w:rsidDel="00374F32" w:rsidRDefault="00CE5C62" w:rsidP="00C42924">
      <w:pPr>
        <w:rPr>
          <w:del w:id="200" w:author="煜锐 黄" w:date="2024-10-23T12:10:00Z" w16du:dateUtc="2024-10-23T04:10:00Z"/>
        </w:rPr>
      </w:pPr>
      <w:del w:id="201" w:author="煜锐 黄" w:date="2024-10-23T12:10:00Z" w16du:dateUtc="2024-10-23T04:10:00Z">
        <w:r w:rsidDel="0075096E">
          <w:rPr>
            <w:rFonts w:hint="eastAsia"/>
          </w:rPr>
          <w:delText xml:space="preserve">Since </w:delText>
        </w:r>
        <w:r w:rsidR="00C42924" w:rsidDel="0075096E">
          <w:delText>a small proportion of institutions are responsible for the majority of scientific publications, we rank</w:delText>
        </w:r>
        <w:r w:rsidDel="0075096E">
          <w:rPr>
            <w:rFonts w:hint="eastAsia"/>
          </w:rPr>
          <w:delText>ed</w:delText>
        </w:r>
        <w:r w:rsidR="00C42924" w:rsidDel="0075096E">
          <w:delText xml:space="preserve"> institutions based on their associated publication count. We </w:delText>
        </w:r>
        <w:r w:rsidDel="0075096E">
          <w:rPr>
            <w:rFonts w:hint="eastAsia"/>
          </w:rPr>
          <w:delText>focused on</w:delText>
        </w:r>
        <w:r w:rsidR="00C42924" w:rsidDel="0075096E">
          <w:delText xml:space="preserve"> the top 8,366 institutions</w:delText>
        </w:r>
        <w:r w:rsidDel="0075096E">
          <w:rPr>
            <w:rFonts w:hint="eastAsia"/>
          </w:rPr>
          <w:delText xml:space="preserve">, which accounted for </w:delText>
        </w:r>
        <w:r w:rsidR="00C42924" w:rsidDel="0075096E">
          <w:delText>95% of the papers (</w:delText>
        </w:r>
        <w:r w:rsidDel="0075096E">
          <w:rPr>
            <w:rFonts w:hint="eastAsia"/>
          </w:rPr>
          <w:delText>refer to</w:delText>
        </w:r>
        <w:r w:rsidR="00C42924" w:rsidDel="0075096E">
          <w:delText xml:space="preserve"> Fig. S1 in SI). </w:delText>
        </w:r>
        <w:r w:rsidRPr="001D4D31" w:rsidDel="0075096E">
          <w:rPr>
            <w:highlight w:val="yellow"/>
            <w:rPrChange w:id="202" w:author="煜锐 黄" w:date="2024-09-24T09:33:00Z" w16du:dateUtc="2024-09-24T01:33:00Z">
              <w:rPr/>
            </w:rPrChange>
          </w:rPr>
          <w:delText xml:space="preserve">For city-level analysis, we identified 200 major cities. This was achieved by first determining the top 20 countries based on their number of institutions, and then within each of these countries, selecting the top 10 cities by institutional count (as shown in Fig. 1A). The data were segmented into 5-year intervals to analyze evolving </w:delText>
        </w:r>
        <w:r w:rsidR="00795590" w:rsidRPr="001D4D31" w:rsidDel="0075096E">
          <w:rPr>
            <w:highlight w:val="yellow"/>
            <w:rPrChange w:id="203" w:author="煜锐 黄" w:date="2024-09-24T09:33:00Z" w16du:dateUtc="2024-09-24T01:33:00Z">
              <w:rPr/>
            </w:rPrChange>
          </w:rPr>
          <w:delText xml:space="preserve">scientific mobility </w:delText>
        </w:r>
        <w:r w:rsidRPr="001D4D31" w:rsidDel="0075096E">
          <w:rPr>
            <w:highlight w:val="yellow"/>
            <w:rPrChange w:id="204" w:author="煜锐 黄" w:date="2024-09-24T09:33:00Z" w16du:dateUtc="2024-09-24T01:33:00Z">
              <w:rPr/>
            </w:rPrChange>
          </w:rPr>
          <w:delText>trends (detailed methodology described in the Methods section).</w:delText>
        </w:r>
      </w:del>
    </w:p>
    <w:p w14:paraId="58F49866" w14:textId="77777777" w:rsidR="00374F32" w:rsidRDefault="00374F32">
      <w:pPr>
        <w:pStyle w:val="3"/>
        <w:rPr>
          <w:ins w:id="205" w:author="煜锐 黄" w:date="2024-10-23T13:09:00Z" w16du:dateUtc="2024-10-23T05:09:00Z"/>
        </w:rPr>
        <w:pPrChange w:id="206" w:author="煜锐 黄" w:date="2024-10-23T13:28:00Z" w16du:dateUtc="2024-10-23T05:28:00Z">
          <w:pPr/>
        </w:pPrChange>
      </w:pPr>
    </w:p>
    <w:p w14:paraId="564D6B6D" w14:textId="41133458" w:rsidR="00374F32" w:rsidDel="004B4B21" w:rsidRDefault="00374F32" w:rsidP="00374F32">
      <w:pPr>
        <w:rPr>
          <w:ins w:id="207" w:author="煜锐 黄" w:date="2024-10-23T13:09:00Z" w16du:dateUtc="2024-10-23T05:09:00Z"/>
          <w:del w:id="208" w:author="Yifang Ma" w:date="2024-12-30T13:54:00Z" w16du:dateUtc="2024-12-30T05:54:00Z"/>
        </w:rPr>
      </w:pPr>
      <w:ins w:id="209" w:author="煜锐 黄" w:date="2024-10-23T13:09:00Z" w16du:dateUtc="2024-10-23T05:09:00Z">
        <w:r>
          <w:t xml:space="preserve">We used data from the OpenAlex database, covering papers published </w:t>
        </w:r>
        <w:del w:id="210" w:author="Yifang Ma" w:date="2024-12-30T14:12:00Z" w16du:dateUtc="2024-12-30T06:12:00Z">
          <w:r w:rsidDel="009B4999">
            <w:delText>between</w:delText>
          </w:r>
        </w:del>
      </w:ins>
      <w:ins w:id="211" w:author="Yifang Ma" w:date="2024-12-30T14:12:00Z" w16du:dateUtc="2024-12-30T06:12:00Z">
        <w:r w:rsidR="009B4999">
          <w:rPr>
            <w:rFonts w:hint="eastAsia"/>
          </w:rPr>
          <w:t>from</w:t>
        </w:r>
      </w:ins>
      <w:ins w:id="212" w:author="煜锐 黄" w:date="2024-10-23T13:09:00Z" w16du:dateUtc="2024-10-23T05:09:00Z">
        <w:r>
          <w:t xml:space="preserve"> 1960 </w:t>
        </w:r>
        <w:del w:id="213" w:author="Yifang Ma" w:date="2024-12-30T14:12:00Z" w16du:dateUtc="2024-12-30T06:12:00Z">
          <w:r w:rsidDel="009B4999">
            <w:delText>and</w:delText>
          </w:r>
        </w:del>
      </w:ins>
      <w:ins w:id="214" w:author="Yifang Ma" w:date="2024-12-30T14:12:00Z" w16du:dateUtc="2024-12-30T06:12:00Z">
        <w:r w:rsidR="009B4999">
          <w:rPr>
            <w:rFonts w:hint="eastAsia"/>
          </w:rPr>
          <w:t>to</w:t>
        </w:r>
      </w:ins>
      <w:ins w:id="215" w:author="煜锐 黄" w:date="2024-10-23T13:09:00Z" w16du:dateUtc="2024-10-23T05:09:00Z">
        <w:r>
          <w:t xml:space="preserve"> 2024</w:t>
        </w:r>
      </w:ins>
      <w:ins w:id="216" w:author="Yifang Ma" w:date="2024-12-30T13:48:00Z" w16du:dateUtc="2024-12-30T05:48:00Z">
        <w:r w:rsidR="00AC4707">
          <w:rPr>
            <w:rFonts w:hint="eastAsia"/>
          </w:rPr>
          <w:t xml:space="preserve"> </w:t>
        </w:r>
        <w:r w:rsidR="00AC4707" w:rsidRPr="004B4B21">
          <w:rPr>
            <w:highlight w:val="yellow"/>
            <w:rPrChange w:id="217" w:author="Yifang Ma" w:date="2024-12-30T13:48:00Z" w16du:dateUtc="2024-12-30T05:48:00Z">
              <w:rPr/>
            </w:rPrChange>
          </w:rPr>
          <w:t xml:space="preserve">(as of </w:t>
        </w:r>
      </w:ins>
      <w:ins w:id="218" w:author="Yifang Ma" w:date="2024-12-30T13:51:00Z" w16du:dateUtc="2024-12-30T05:51:00Z">
        <w:r w:rsidR="004B4B21" w:rsidRPr="004B4B21">
          <w:rPr>
            <w:highlight w:val="yellow"/>
          </w:rPr>
          <w:t>July</w:t>
        </w:r>
      </w:ins>
      <w:ins w:id="219" w:author="Yifang Ma" w:date="2024-12-30T13:48:00Z" w16du:dateUtc="2024-12-30T05:48:00Z">
        <w:r w:rsidR="00AC4707" w:rsidRPr="004B4B21">
          <w:rPr>
            <w:highlight w:val="yellow"/>
            <w:rPrChange w:id="220" w:author="Yifang Ma" w:date="2024-12-30T13:48:00Z" w16du:dateUtc="2024-12-30T05:48:00Z">
              <w:rPr/>
            </w:rPrChange>
          </w:rPr>
          <w:t xml:space="preserve"> 2024)</w:t>
        </w:r>
      </w:ins>
      <w:ins w:id="221" w:author="煜锐 黄" w:date="2024-10-23T13:09:00Z" w16du:dateUtc="2024-10-23T05:09:00Z">
        <w:r>
          <w:t xml:space="preserve">, to analyze scientists' mobility. The dataset includes details on authors, </w:t>
        </w:r>
      </w:ins>
      <w:ins w:id="222" w:author="Yifang Ma" w:date="2024-12-30T14:13:00Z" w16du:dateUtc="2024-12-30T06:13:00Z">
        <w:r w:rsidR="009B4999">
          <w:rPr>
            <w:rFonts w:hint="eastAsia"/>
          </w:rPr>
          <w:t>citations</w:t>
        </w:r>
      </w:ins>
      <w:ins w:id="223" w:author="Yifang Ma" w:date="2024-12-30T14:14:00Z" w16du:dateUtc="2024-12-30T06:14:00Z">
        <w:r w:rsidR="009B4999">
          <w:rPr>
            <w:rFonts w:hint="eastAsia"/>
          </w:rPr>
          <w:t>, affiliations, and publication dates</w:t>
        </w:r>
      </w:ins>
      <w:ins w:id="224" w:author="煜锐 黄" w:date="2024-10-23T13:09:00Z" w16du:dateUtc="2024-10-23T05:09:00Z">
        <w:del w:id="225" w:author="Yifang Ma" w:date="2024-12-30T14:13:00Z" w16du:dateUtc="2024-12-30T06:13:00Z">
          <w:r w:rsidDel="009B4999">
            <w:delText>institutions, and publication dates</w:delText>
          </w:r>
        </w:del>
        <w:r>
          <w:t xml:space="preserve"> from 93,004 academic institutions. To ensure accuracy, institutions without valid geographic information were excluded, reducing the dataset to 92,855 institutions</w:t>
        </w:r>
      </w:ins>
      <w:ins w:id="226" w:author="Yifang Ma" w:date="2024-12-30T13:48:00Z" w16du:dateUtc="2024-12-30T05:48:00Z">
        <w:r w:rsidR="004B4B21">
          <w:rPr>
            <w:rFonts w:hint="eastAsia"/>
          </w:rPr>
          <w:t xml:space="preserve"> </w:t>
        </w:r>
      </w:ins>
      <w:ins w:id="227" w:author="煜锐 黄" w:date="2024-10-23T13:09:00Z" w16du:dateUtc="2024-10-23T05:09:00Z">
        <w:r>
          <w:fldChar w:fldCharType="begin"/>
        </w:r>
      </w:ins>
      <w:r w:rsidR="00055B88">
        <w:instrText xml:space="preserve"> ADDIN EN.CITE &lt;EndNote&gt;&lt;Cite&gt;&lt;Author&gt;Priem&lt;/Author&gt;&lt;Year&gt;2022&lt;/Year&gt;&lt;RecNum&gt;6&lt;/RecNum&gt;&lt;DisplayText&gt;[38]&lt;/DisplayText&gt;&lt;record&gt;&lt;rec-number&gt;6&lt;/rec-number&gt;&lt;foreign-keys&gt;&lt;key app="EN" db-id="5zfa2svsnsw5ryevwf45swzf05aawprxx9ve" timestamp="1676813456"&gt;6&lt;/key&gt;&lt;/foreign-keys&gt;&lt;ref-type name="Journal Article"&gt;17&lt;/ref-type&gt;&lt;contributors&gt;&lt;authors&gt;&lt;author&gt;Priem, Jason&lt;/author&gt;&lt;author&gt;Piwowar, Heather&lt;/author&gt;&lt;author&gt;Orr, Richard&lt;/author&gt;&lt;/authors&gt;&lt;/contributors&gt;&lt;titles&gt;&lt;title&gt;OpenAlex: A fully-open index of scholarly works, authors, venues, institutions, and concepts&lt;/title&gt;&lt;secondary-title&gt;arXiv preprint arXiv:2205.01833&lt;/secondary-title&gt;&lt;/titles&gt;&lt;periodical&gt;&lt;full-title&gt;arXiv preprint arXiv:2205.01833&lt;/full-title&gt;&lt;/periodical&gt;&lt;dates&gt;&lt;year&gt;2022&lt;/year&gt;&lt;/dates&gt;&lt;urls&gt;&lt;/urls&gt;&lt;/record&gt;&lt;/Cite&gt;&lt;/EndNote&gt;</w:instrText>
      </w:r>
      <w:ins w:id="228" w:author="煜锐 黄" w:date="2024-10-23T13:09:00Z" w16du:dateUtc="2024-10-23T05:09:00Z">
        <w:r>
          <w:fldChar w:fldCharType="separate"/>
        </w:r>
      </w:ins>
      <w:r w:rsidR="00055B88">
        <w:rPr>
          <w:noProof/>
        </w:rPr>
        <w:t>[</w:t>
      </w:r>
      <w:hyperlink w:anchor="_ENREF_38" w:tooltip="Priem, 2022 #6" w:history="1">
        <w:r w:rsidR="00BB5B3B" w:rsidRPr="00BB5B3B">
          <w:rPr>
            <w:rStyle w:val="a7"/>
          </w:rPr>
          <w:t>38</w:t>
        </w:r>
      </w:hyperlink>
      <w:r w:rsidR="00055B88">
        <w:rPr>
          <w:noProof/>
        </w:rPr>
        <w:t>]</w:t>
      </w:r>
      <w:ins w:id="229" w:author="煜锐 黄" w:date="2024-10-23T13:09:00Z" w16du:dateUtc="2024-10-23T05:09:00Z">
        <w:r>
          <w:fldChar w:fldCharType="end"/>
        </w:r>
        <w:r>
          <w:t>.</w:t>
        </w:r>
      </w:ins>
    </w:p>
    <w:p w14:paraId="731F061E" w14:textId="77777777" w:rsidR="00374F32" w:rsidRDefault="00374F32" w:rsidP="00374F32">
      <w:pPr>
        <w:rPr>
          <w:ins w:id="230" w:author="Yifang Ma" w:date="2024-12-30T13:54:00Z" w16du:dateUtc="2024-12-30T05:54:00Z"/>
        </w:rPr>
      </w:pPr>
    </w:p>
    <w:p w14:paraId="7E329008" w14:textId="77777777" w:rsidR="004B4B21" w:rsidRDefault="004B4B21" w:rsidP="00374F32">
      <w:pPr>
        <w:rPr>
          <w:ins w:id="231" w:author="煜锐 黄" w:date="2024-10-23T13:09:00Z" w16du:dateUtc="2024-10-23T05:09:00Z"/>
        </w:rPr>
      </w:pPr>
    </w:p>
    <w:p w14:paraId="64A53A30" w14:textId="4D0CD8AF" w:rsidR="009B4999" w:rsidRDefault="009B4999" w:rsidP="00F0760D">
      <w:pPr>
        <w:rPr>
          <w:ins w:id="232" w:author="Yifang Ma" w:date="2024-12-30T14:10:00Z" w16du:dateUtc="2024-12-30T06:10:00Z"/>
        </w:rPr>
      </w:pPr>
      <w:ins w:id="233" w:author="Yifang Ma" w:date="2024-12-30T14:15:00Z" w16du:dateUtc="2024-12-30T06:15:00Z">
        <w:r>
          <w:rPr>
            <w:rFonts w:hint="eastAsia"/>
          </w:rPr>
          <w:t>Scientists</w:t>
        </w:r>
        <w:r>
          <w:t>’</w:t>
        </w:r>
        <w:r>
          <w:rPr>
            <w:rFonts w:hint="eastAsia"/>
          </w:rPr>
          <w:t xml:space="preserve"> </w:t>
        </w:r>
      </w:ins>
      <w:ins w:id="234" w:author="煜锐 黄" w:date="2024-10-23T13:09:00Z" w16du:dateUtc="2024-10-23T05:09:00Z">
        <w:del w:id="235" w:author="Yifang Ma" w:date="2024-12-30T14:15:00Z" w16du:dateUtc="2024-12-30T06:15:00Z">
          <w:r w:rsidR="00374F32" w:rsidDel="009B4999">
            <w:delText>M</w:delText>
          </w:r>
        </w:del>
      </w:ins>
      <w:ins w:id="236" w:author="Yifang Ma" w:date="2024-12-30T14:15:00Z" w16du:dateUtc="2024-12-30T06:15:00Z">
        <w:r>
          <w:rPr>
            <w:rFonts w:hint="eastAsia"/>
          </w:rPr>
          <w:t>m</w:t>
        </w:r>
      </w:ins>
      <w:ins w:id="237" w:author="煜锐 黄" w:date="2024-10-23T13:09:00Z" w16du:dateUtc="2024-10-23T05:09:00Z">
        <w:r w:rsidR="00374F32">
          <w:t xml:space="preserve">obility was tracked by identifying changes in a researcher’s institutional affiliation </w:t>
        </w:r>
        <w:del w:id="238" w:author="Yifang Ma" w:date="2024-12-30T14:15:00Z" w16du:dateUtc="2024-12-30T06:15:00Z">
          <w:r w:rsidR="00374F32" w:rsidDel="009B4999">
            <w:delText>between</w:delText>
          </w:r>
        </w:del>
      </w:ins>
      <w:ins w:id="239" w:author="Yifang Ma" w:date="2024-12-30T14:15:00Z" w16du:dateUtc="2024-12-30T06:15:00Z">
        <w:r>
          <w:rPr>
            <w:rFonts w:hint="eastAsia"/>
          </w:rPr>
          <w:t>across</w:t>
        </w:r>
      </w:ins>
      <w:ins w:id="240" w:author="煜锐 黄" w:date="2024-10-23T13:09:00Z" w16du:dateUtc="2024-10-23T05:09:00Z">
        <w:r w:rsidR="00374F32">
          <w:t xml:space="preserve"> consecutive publications. The </w:t>
        </w:r>
        <w:del w:id="241" w:author="Yifang Ma" w:date="2024-12-30T14:15:00Z" w16du:dateUtc="2024-12-30T06:15:00Z">
          <w:r w:rsidR="00374F32" w:rsidDel="009B4999">
            <w:delText xml:space="preserve">move </w:delText>
          </w:r>
        </w:del>
        <w:r w:rsidR="00374F32">
          <w:t xml:space="preserve">date </w:t>
        </w:r>
      </w:ins>
      <w:ins w:id="242" w:author="Yifang Ma" w:date="2024-12-30T14:15:00Z" w16du:dateUtc="2024-12-30T06:15:00Z">
        <w:r>
          <w:rPr>
            <w:rFonts w:hint="eastAsia"/>
          </w:rPr>
          <w:t xml:space="preserve">of move </w:t>
        </w:r>
      </w:ins>
      <w:ins w:id="243" w:author="煜锐 黄" w:date="2024-10-23T13:09:00Z" w16du:dateUtc="2024-10-23T05:09:00Z">
        <w:r w:rsidR="00374F32">
          <w:t xml:space="preserve">was defined as the </w:t>
        </w:r>
        <w:r w:rsidR="00374F32">
          <w:lastRenderedPageBreak/>
          <w:t xml:space="preserve">publication date of </w:t>
        </w:r>
        <w:del w:id="244" w:author="Yifang Ma" w:date="2024-12-30T14:16:00Z" w16du:dateUtc="2024-12-30T06:16:00Z">
          <w:r w:rsidR="00374F32" w:rsidDel="009B4999">
            <w:delText>their</w:delText>
          </w:r>
        </w:del>
      </w:ins>
      <w:ins w:id="245" w:author="Yifang Ma" w:date="2024-12-30T14:16:00Z" w16du:dateUtc="2024-12-30T06:16:00Z">
        <w:r>
          <w:rPr>
            <w:rFonts w:hint="eastAsia"/>
          </w:rPr>
          <w:t>the individual</w:t>
        </w:r>
        <w:r>
          <w:t>’</w:t>
        </w:r>
        <w:r>
          <w:rPr>
            <w:rFonts w:hint="eastAsia"/>
          </w:rPr>
          <w:t>s</w:t>
        </w:r>
      </w:ins>
      <w:ins w:id="246" w:author="煜锐 黄" w:date="2024-10-23T13:09:00Z" w16du:dateUtc="2024-10-23T05:09:00Z">
        <w:r w:rsidR="00374F32">
          <w:t xml:space="preserve"> first work at the new institution. To calculate tenure at each institution, </w:t>
        </w:r>
      </w:ins>
      <w:ins w:id="247" w:author="Yifang Ma" w:date="2024-12-30T14:16:00Z" w16du:dateUtc="2024-12-30T06:16:00Z">
        <w:r w:rsidRPr="009B4999">
          <w:t>the interval between a researcher’s first and last publication at that institution was measured.</w:t>
        </w:r>
      </w:ins>
      <w:ins w:id="248" w:author="Yifang Ma" w:date="2024-12-30T14:17:00Z" w16du:dateUtc="2024-12-30T06:17:00Z">
        <w:r>
          <w:rPr>
            <w:rFonts w:hint="eastAsia"/>
          </w:rPr>
          <w:t xml:space="preserve"> </w:t>
        </w:r>
        <w:r w:rsidRPr="00761702">
          <w:t>To ensure robustness and focus on significant career transitions, a two-year minimum threshold was imposed, thereby excluding short-term stays.</w:t>
        </w:r>
      </w:ins>
      <w:ins w:id="249" w:author="煜锐 黄" w:date="2024-10-23T13:09:00Z" w16du:dateUtc="2024-10-23T05:09:00Z">
        <w:del w:id="250" w:author="Yifang Ma" w:date="2024-12-30T14:16:00Z" w16du:dateUtc="2024-12-30T06:16:00Z">
          <w:r w:rsidR="00374F32" w:rsidRPr="00761702" w:rsidDel="009B4999">
            <w:delText>we measured the time between the first and last publication at that institution.</w:delText>
          </w:r>
        </w:del>
      </w:ins>
      <w:ins w:id="251" w:author="煜锐 黄" w:date="2024-12-19T16:05:00Z" w16du:dateUtc="2024-12-19T08:05:00Z">
        <w:del w:id="252" w:author="Yifang Ma" w:date="2024-12-30T14:16:00Z" w16du:dateUtc="2024-12-30T06:16:00Z">
          <w:r w:rsidR="00CC603F" w:rsidRPr="00761702" w:rsidDel="009B4999">
            <w:rPr>
              <w:rFonts w:hint="eastAsia"/>
            </w:rPr>
            <w:delText xml:space="preserve"> </w:delText>
          </w:r>
        </w:del>
      </w:ins>
      <w:ins w:id="253" w:author="煜锐 黄" w:date="2024-10-23T13:09:00Z" w16du:dateUtc="2024-10-23T05:09:00Z">
        <w:del w:id="254" w:author="Yifang Ma" w:date="2024-12-30T14:17:00Z" w16du:dateUtc="2024-12-30T06:17:00Z">
          <w:r w:rsidR="00374F32" w:rsidRPr="00761702" w:rsidDel="009B4999">
            <w:delText>To focus on significant career moves</w:delText>
          </w:r>
        </w:del>
      </w:ins>
      <w:ins w:id="255" w:author="煜锐 黄" w:date="2024-12-19T16:05:00Z" w16du:dateUtc="2024-12-19T08:05:00Z">
        <w:del w:id="256" w:author="Yifang Ma" w:date="2024-12-30T14:17:00Z" w16du:dateUtc="2024-12-30T06:17:00Z">
          <w:r w:rsidR="006B7CE2" w:rsidRPr="00761702" w:rsidDel="009B4999">
            <w:rPr>
              <w:rFonts w:hint="eastAsia"/>
            </w:rPr>
            <w:delText xml:space="preserve"> f</w:delText>
          </w:r>
        </w:del>
      </w:ins>
      <w:ins w:id="257" w:author="煜锐 黄" w:date="2024-12-19T16:06:00Z" w16du:dateUtc="2024-12-19T08:06:00Z">
        <w:del w:id="258" w:author="Yifang Ma" w:date="2024-12-30T14:17:00Z" w16du:dateUtc="2024-12-30T06:17:00Z">
          <w:r w:rsidR="006B7CE2" w:rsidRPr="00761702" w:rsidDel="009B4999">
            <w:rPr>
              <w:rFonts w:hint="eastAsia"/>
            </w:rPr>
            <w:delText xml:space="preserve">or </w:delText>
          </w:r>
          <w:r w:rsidR="006B7CE2" w:rsidRPr="00761702" w:rsidDel="009B4999">
            <w:delText>robustness</w:delText>
          </w:r>
        </w:del>
      </w:ins>
      <w:ins w:id="259" w:author="煜锐 黄" w:date="2024-10-23T13:09:00Z" w16du:dateUtc="2024-10-23T05:09:00Z">
        <w:del w:id="260" w:author="Yifang Ma" w:date="2024-12-30T14:17:00Z" w16du:dateUtc="2024-12-30T06:17:00Z">
          <w:r w:rsidR="00374F32" w:rsidRPr="00761702" w:rsidDel="009B4999">
            <w:delText>, we set a two-year minimum threshold, excluding short-term stays.</w:delText>
          </w:r>
        </w:del>
        <w:r w:rsidR="00374F32">
          <w:t xml:space="preserve"> </w:t>
        </w:r>
        <w:del w:id="261" w:author="Yifang Ma" w:date="2024-12-30T14:17:00Z" w16du:dateUtc="2024-12-30T06:17:00Z">
          <w:r w:rsidR="00374F32" w:rsidDel="009B4999">
            <w:delText>For</w:delText>
          </w:r>
        </w:del>
      </w:ins>
      <w:ins w:id="262" w:author="Yifang Ma" w:date="2024-12-30T14:17:00Z" w16du:dateUtc="2024-12-30T06:17:00Z">
        <w:r>
          <w:rPr>
            <w:rFonts w:hint="eastAsia"/>
          </w:rPr>
          <w:t>In case of</w:t>
        </w:r>
      </w:ins>
      <w:ins w:id="263" w:author="煜锐 黄" w:date="2024-10-23T13:09:00Z" w16du:dateUtc="2024-10-23T05:09:00Z">
        <w:r w:rsidR="00374F32">
          <w:t xml:space="preserve"> multi-affiliated publications, </w:t>
        </w:r>
        <w:del w:id="264" w:author="Yifang Ma" w:date="2024-12-30T14:17:00Z" w16du:dateUtc="2024-12-30T06:17:00Z">
          <w:r w:rsidR="00374F32" w:rsidDel="009B4999">
            <w:delText xml:space="preserve">we retained </w:delText>
          </w:r>
        </w:del>
        <w:r w:rsidR="00374F32">
          <w:t>only the primary affiliation</w:t>
        </w:r>
      </w:ins>
      <w:ins w:id="265" w:author="Yifang Ma" w:date="2024-12-30T14:17:00Z" w16du:dateUtc="2024-12-30T06:17:00Z">
        <w:r>
          <w:rPr>
            <w:rFonts w:hint="eastAsia"/>
          </w:rPr>
          <w:t xml:space="preserve"> was retained</w:t>
        </w:r>
      </w:ins>
      <w:ins w:id="266" w:author="煜锐 黄" w:date="2024-10-23T13:09:00Z" w16du:dateUtc="2024-10-23T05:09:00Z">
        <w:r w:rsidR="00374F32">
          <w:t xml:space="preserve"> to avoid </w:t>
        </w:r>
      </w:ins>
      <w:ins w:id="267" w:author="Yifang Ma" w:date="2024-12-30T14:18:00Z" w16du:dateUtc="2024-12-30T06:18:00Z">
        <w:r w:rsidRPr="009B4999">
          <w:t>introducing spurious</w:t>
        </w:r>
      </w:ins>
      <w:ins w:id="268" w:author="煜锐 黄" w:date="2024-10-23T13:09:00Z" w16du:dateUtc="2024-10-23T05:09:00Z">
        <w:del w:id="269" w:author="Yifang Ma" w:date="2024-12-30T14:18:00Z" w16du:dateUtc="2024-12-30T06:18:00Z">
          <w:r w:rsidR="00374F32" w:rsidDel="009B4999">
            <w:delText>false</w:delText>
          </w:r>
        </w:del>
        <w:r w:rsidR="00374F32">
          <w:t xml:space="preserve"> mobility records. Geographic data (city, country, and continent) were used to map institutional movements, and the distance between institutions was calculated. </w:t>
        </w:r>
      </w:ins>
    </w:p>
    <w:p w14:paraId="09B8CAC0" w14:textId="77777777" w:rsidR="009B4999" w:rsidRDefault="009B4999" w:rsidP="00F0760D">
      <w:pPr>
        <w:rPr>
          <w:ins w:id="270" w:author="Yifang Ma" w:date="2024-12-30T14:10:00Z" w16du:dateUtc="2024-12-30T06:10:00Z"/>
        </w:rPr>
      </w:pPr>
    </w:p>
    <w:p w14:paraId="77A7DFD5" w14:textId="78D03199" w:rsidR="009B4999" w:rsidRDefault="006D20C4" w:rsidP="009B4999">
      <w:pPr>
        <w:rPr>
          <w:ins w:id="271" w:author="Yifang Ma" w:date="2024-12-30T14:10:00Z" w16du:dateUtc="2024-12-30T06:10:00Z"/>
        </w:rPr>
      </w:pPr>
      <w:ins w:id="272" w:author="Yifang Ma" w:date="2024-12-30T14:20:00Z" w16du:dateUtc="2024-12-30T06:20:00Z">
        <w:r>
          <w:rPr>
            <w:rFonts w:hint="eastAsia"/>
          </w:rPr>
          <w:t xml:space="preserve">Since 2023, </w:t>
        </w:r>
      </w:ins>
      <w:ins w:id="273" w:author="Yifang Ma" w:date="2024-12-30T14:10:00Z" w16du:dateUtc="2024-12-30T06:10:00Z">
        <w:r w:rsidR="009B4999">
          <w:rPr>
            <w:rFonts w:hint="eastAsia"/>
          </w:rPr>
          <w:t xml:space="preserve">Openalex </w:t>
        </w:r>
      </w:ins>
      <w:ins w:id="274" w:author="Yifang Ma" w:date="2024-12-30T14:20:00Z" w16du:dateUtc="2024-12-30T06:20:00Z">
        <w:r w:rsidRPr="006D20C4">
          <w:t xml:space="preserve">has employed an enhanced author name disambiguation approach using a machine learning model that integrates an author’s name, publication record, citation patterns, and external identifiers such as ORCID (where available). </w:t>
        </w:r>
      </w:ins>
      <w:ins w:id="275" w:author="Yifang Ma" w:date="2024-12-30T14:10:00Z" w16du:dateUtc="2024-12-30T06:10:00Z">
        <w:r w:rsidR="009B4999">
          <w:rPr>
            <w:rFonts w:hint="eastAsia"/>
          </w:rPr>
          <w:t xml:space="preserve"> </w:t>
        </w:r>
      </w:ins>
      <w:ins w:id="276" w:author="Yifang Ma" w:date="2024-12-30T14:31:00Z" w16du:dateUtc="2024-12-30T06:31:00Z">
        <w:r w:rsidR="002F5678" w:rsidRPr="002F5678">
          <w:rPr>
            <w:highlight w:val="yellow"/>
            <w:rPrChange w:id="277" w:author="Yifang Ma" w:date="2024-12-30T14:33:00Z" w16du:dateUtc="2024-12-30T06:33:00Z">
              <w:rPr/>
            </w:rPrChange>
          </w:rPr>
          <w:t>To further improve accuracy in the present study, for all scientists with recorded career mobility, we verified the continuity of their publication history before and after each identified move. This step helped to eliminate cases in which multiple scientists with the same or similar names could be conflated.</w:t>
        </w:r>
      </w:ins>
      <w:ins w:id="278" w:author="Yifang Ma" w:date="2024-12-30T17:31:00Z" w16du:dateUtc="2024-12-30T09:31:00Z">
        <w:r w:rsidR="00761702">
          <w:rPr>
            <w:rFonts w:hint="eastAsia"/>
          </w:rPr>
          <w:t xml:space="preserve"> </w:t>
        </w:r>
      </w:ins>
    </w:p>
    <w:p w14:paraId="75F0A36A" w14:textId="77777777" w:rsidR="009B4999" w:rsidRDefault="009B4999" w:rsidP="00F0760D">
      <w:pPr>
        <w:rPr>
          <w:ins w:id="279" w:author="Yifang Ma" w:date="2024-12-30T14:11:00Z" w16du:dateUtc="2024-12-30T06:11:00Z"/>
        </w:rPr>
      </w:pPr>
    </w:p>
    <w:p w14:paraId="257DCE40" w14:textId="49F085FB" w:rsidR="009B4999" w:rsidRPr="00CF7644" w:rsidDel="00CF7644" w:rsidRDefault="002F5678" w:rsidP="00F0760D">
      <w:pPr>
        <w:rPr>
          <w:ins w:id="280" w:author="Yifang Ma" w:date="2024-12-30T14:10:00Z" w16du:dateUtc="2024-12-30T06:10:00Z"/>
          <w:del w:id="281" w:author="煜锐 黄" w:date="2025-01-06T14:41:00Z" w16du:dateUtc="2025-01-06T06:41:00Z"/>
        </w:rPr>
      </w:pPr>
      <w:ins w:id="282" w:author="Yifang Ma" w:date="2024-12-30T14:34:00Z" w16du:dateUtc="2024-12-30T06:34:00Z">
        <w:r w:rsidRPr="002F5678">
          <w:t>Finally, to analyze changes in scientific mobility trends over time, we divided the data into five-year intervals. Through th</w:t>
        </w:r>
        <w:r>
          <w:rPr>
            <w:rFonts w:hint="eastAsia"/>
          </w:rPr>
          <w:t>ese</w:t>
        </w:r>
        <w:r w:rsidRPr="002F5678">
          <w:t xml:space="preserve"> process</w:t>
        </w:r>
        <w:r>
          <w:rPr>
            <w:rFonts w:hint="eastAsia"/>
          </w:rPr>
          <w:t>es</w:t>
        </w:r>
        <w:r w:rsidRPr="002F5678">
          <w:t>, mobility trajectories were extracted for 3,035,421 scientists.</w:t>
        </w:r>
      </w:ins>
      <w:ins w:id="283" w:author="煜锐 黄" w:date="2024-10-23T13:09:00Z" w16du:dateUtc="2024-10-23T05:09:00Z">
        <w:del w:id="284" w:author="Yifang Ma" w:date="2024-12-30T14:34:00Z" w16du:dateUtc="2024-12-30T06:34:00Z">
          <w:r w:rsidR="00374F32" w:rsidDel="002F5678">
            <w:delText>Finally, we segmented the data into five-year intervals to analyze changes in scientific mobility trends over time.</w:delText>
          </w:r>
        </w:del>
      </w:ins>
      <w:ins w:id="285" w:author="煜锐 黄" w:date="2024-12-19T16:06:00Z" w16du:dateUtc="2024-12-19T08:06:00Z">
        <w:del w:id="286" w:author="Yifang Ma" w:date="2024-12-30T14:34:00Z" w16du:dateUtc="2024-12-30T06:34:00Z">
          <w:r w:rsidR="006B7CE2" w:rsidDel="002F5678">
            <w:rPr>
              <w:rFonts w:hint="eastAsia"/>
            </w:rPr>
            <w:delText xml:space="preserve"> In this sense, we extracted </w:delText>
          </w:r>
        </w:del>
      </w:ins>
      <w:ins w:id="287" w:author="煜锐 黄" w:date="2024-12-19T16:07:00Z" w16du:dateUtc="2024-12-19T08:07:00Z">
        <w:del w:id="288" w:author="Yifang Ma" w:date="2024-12-30T14:34:00Z" w16du:dateUtc="2024-12-30T06:34:00Z">
          <w:r w:rsidR="006B7CE2" w:rsidDel="002F5678">
            <w:rPr>
              <w:rFonts w:hint="eastAsia"/>
            </w:rPr>
            <w:delText xml:space="preserve">the mobility </w:delText>
          </w:r>
          <w:r w:rsidR="003B443E" w:rsidDel="002F5678">
            <w:delText>trajectories</w:delText>
          </w:r>
          <w:r w:rsidR="006B7CE2" w:rsidDel="002F5678">
            <w:rPr>
              <w:rFonts w:hint="eastAsia"/>
            </w:rPr>
            <w:delText xml:space="preserve"> of </w:delText>
          </w:r>
        </w:del>
      </w:ins>
      <w:ins w:id="289" w:author="煜锐 黄" w:date="2024-12-19T16:06:00Z" w16du:dateUtc="2024-12-19T08:06:00Z">
        <w:del w:id="290" w:author="Yifang Ma" w:date="2024-12-30T14:34:00Z" w16du:dateUtc="2024-12-30T06:34:00Z">
          <w:r w:rsidR="006B7CE2" w:rsidDel="002F5678">
            <w:rPr>
              <w:rFonts w:hint="eastAsia"/>
            </w:rPr>
            <w:delText>3,035,421 scientists</w:delText>
          </w:r>
        </w:del>
      </w:ins>
      <w:ins w:id="291" w:author="煜锐 黄" w:date="2024-12-19T16:07:00Z" w16du:dateUtc="2024-12-19T08:07:00Z">
        <w:del w:id="292" w:author="Yifang Ma" w:date="2024-12-30T14:34:00Z" w16du:dateUtc="2024-12-30T06:34:00Z">
          <w:r w:rsidR="003B443E" w:rsidDel="002F5678">
            <w:rPr>
              <w:rFonts w:hint="eastAsia"/>
            </w:rPr>
            <w:delText>.</w:delText>
          </w:r>
          <w:r w:rsidR="001F53CE" w:rsidDel="002F5678">
            <w:rPr>
              <w:rFonts w:hint="eastAsia"/>
            </w:rPr>
            <w:delText xml:space="preserve"> </w:delText>
          </w:r>
        </w:del>
      </w:ins>
    </w:p>
    <w:p w14:paraId="0F8ED198" w14:textId="77777777" w:rsidR="009B4999" w:rsidRPr="000F69B3" w:rsidRDefault="009B4999" w:rsidP="00F0760D"/>
    <w:p w14:paraId="69584331" w14:textId="77777777" w:rsidR="00C42924" w:rsidRDefault="00C42924" w:rsidP="00C42924"/>
    <w:p w14:paraId="7A16AF3A" w14:textId="77777777" w:rsidR="00C42924" w:rsidRDefault="00C42924" w:rsidP="00C42924">
      <w:pPr>
        <w:pStyle w:val="3"/>
        <w:rPr>
          <w:rFonts w:eastAsiaTheme="minorEastAsia"/>
        </w:rPr>
      </w:pPr>
      <w:r>
        <w:rPr>
          <w:rFonts w:eastAsiaTheme="minorEastAsia"/>
        </w:rPr>
        <w:t xml:space="preserve">Evidence of </w:t>
      </w:r>
      <w:r>
        <w:t>hierarchical scales in</w:t>
      </w:r>
      <w:r>
        <w:rPr>
          <w:rFonts w:eastAsiaTheme="minorEastAsia"/>
        </w:rPr>
        <w:t xml:space="preserve"> scientists’ mobility</w:t>
      </w:r>
    </w:p>
    <w:p w14:paraId="6E8E22B0" w14:textId="1915C37F" w:rsidR="00420858" w:rsidRDefault="00420858" w:rsidP="00126D2B">
      <w:r w:rsidRPr="009223C3">
        <w:rPr>
          <w:highlight w:val="yellow"/>
          <w:rPrChange w:id="293" w:author="Yifang Ma" w:date="2024-12-30T14:53:00Z" w16du:dateUtc="2024-12-30T06:53:00Z">
            <w:rPr/>
          </w:rPrChange>
        </w:rPr>
        <w:t xml:space="preserve">Our </w:t>
      </w:r>
      <w:ins w:id="294" w:author="Yifang Ma" w:date="2024-12-30T14:49:00Z" w16du:dateUtc="2024-12-30T06:49:00Z">
        <w:r w:rsidR="009223C3" w:rsidRPr="009223C3">
          <w:rPr>
            <w:highlight w:val="yellow"/>
            <w:rPrChange w:id="295" w:author="Yifang Ma" w:date="2024-12-30T14:53:00Z" w16du:dateUtc="2024-12-30T06:53:00Z">
              <w:rPr/>
            </w:rPrChange>
          </w:rPr>
          <w:t xml:space="preserve">exploratory </w:t>
        </w:r>
      </w:ins>
      <w:r w:rsidRPr="009223C3">
        <w:rPr>
          <w:highlight w:val="yellow"/>
          <w:rPrChange w:id="296" w:author="Yifang Ma" w:date="2024-12-30T14:53:00Z" w16du:dateUtc="2024-12-30T06:53:00Z">
            <w:rPr/>
          </w:rPrChange>
        </w:rPr>
        <w:t xml:space="preserve">analysis </w:t>
      </w:r>
      <w:del w:id="297" w:author="Yifang Ma" w:date="2024-12-30T14:48:00Z" w16du:dateUtc="2024-12-30T06:48:00Z">
        <w:r w:rsidRPr="009223C3" w:rsidDel="009223C3">
          <w:rPr>
            <w:highlight w:val="yellow"/>
            <w:rPrChange w:id="298" w:author="Yifang Ma" w:date="2024-12-30T14:53:00Z" w16du:dateUtc="2024-12-30T06:53:00Z">
              <w:rPr/>
            </w:rPrChange>
          </w:rPr>
          <w:delText xml:space="preserve">demonstrates </w:delText>
        </w:r>
      </w:del>
      <w:ins w:id="299" w:author="Yifang Ma" w:date="2024-12-30T14:48:00Z" w16du:dateUtc="2024-12-30T06:48:00Z">
        <w:r w:rsidR="009223C3" w:rsidRPr="009223C3">
          <w:rPr>
            <w:highlight w:val="yellow"/>
            <w:rPrChange w:id="300" w:author="Yifang Ma" w:date="2024-12-30T14:53:00Z" w16du:dateUtc="2024-12-30T06:53:00Z">
              <w:rPr/>
            </w:rPrChange>
          </w:rPr>
          <w:t xml:space="preserve">indicates </w:t>
        </w:r>
      </w:ins>
      <w:r w:rsidRPr="009223C3">
        <w:rPr>
          <w:highlight w:val="yellow"/>
          <w:rPrChange w:id="301" w:author="Yifang Ma" w:date="2024-12-30T14:53:00Z" w16du:dateUtc="2024-12-30T06:53:00Z">
            <w:rPr/>
          </w:rPrChange>
        </w:rPr>
        <w:t xml:space="preserve">that nested hierarchical scales among regions </w:t>
      </w:r>
      <w:del w:id="302" w:author="Yifang Ma" w:date="2024-12-30T14:48:00Z" w16du:dateUtc="2024-12-30T06:48:00Z">
        <w:r w:rsidRPr="009223C3" w:rsidDel="009223C3">
          <w:rPr>
            <w:highlight w:val="yellow"/>
            <w:rPrChange w:id="303" w:author="Yifang Ma" w:date="2024-12-30T14:53:00Z" w16du:dateUtc="2024-12-30T06:53:00Z">
              <w:rPr/>
            </w:rPrChange>
          </w:rPr>
          <w:delText xml:space="preserve">restrict </w:delText>
        </w:r>
      </w:del>
      <w:ins w:id="304" w:author="Yifang Ma" w:date="2024-12-30T14:48:00Z" w16du:dateUtc="2024-12-30T06:48:00Z">
        <w:r w:rsidR="009223C3" w:rsidRPr="009223C3">
          <w:rPr>
            <w:highlight w:val="yellow"/>
            <w:rPrChange w:id="305" w:author="Yifang Ma" w:date="2024-12-30T14:53:00Z" w16du:dateUtc="2024-12-30T06:53:00Z">
              <w:rPr/>
            </w:rPrChange>
          </w:rPr>
          <w:t>constrain s</w:t>
        </w:r>
      </w:ins>
      <w:ins w:id="306" w:author="Yifang Ma" w:date="2024-12-30T14:49:00Z" w16du:dateUtc="2024-12-30T06:49:00Z">
        <w:r w:rsidR="009223C3" w:rsidRPr="009223C3">
          <w:rPr>
            <w:highlight w:val="yellow"/>
            <w:rPrChange w:id="307" w:author="Yifang Ma" w:date="2024-12-30T14:53:00Z" w16du:dateUtc="2024-12-30T06:53:00Z">
              <w:rPr/>
            </w:rPrChange>
          </w:rPr>
          <w:t>cientists’</w:t>
        </w:r>
      </w:ins>
      <w:ins w:id="308" w:author="Yifang Ma" w:date="2024-12-30T14:48:00Z" w16du:dateUtc="2024-12-30T06:48:00Z">
        <w:r w:rsidR="009223C3" w:rsidRPr="009223C3">
          <w:rPr>
            <w:highlight w:val="yellow"/>
            <w:rPrChange w:id="309" w:author="Yifang Ma" w:date="2024-12-30T14:53:00Z" w16du:dateUtc="2024-12-30T06:53:00Z">
              <w:rPr/>
            </w:rPrChange>
          </w:rPr>
          <w:t xml:space="preserve"> </w:t>
        </w:r>
      </w:ins>
      <w:r w:rsidRPr="009223C3">
        <w:rPr>
          <w:highlight w:val="yellow"/>
          <w:rPrChange w:id="310" w:author="Yifang Ma" w:date="2024-12-30T14:53:00Z" w16du:dateUtc="2024-12-30T06:53:00Z">
            <w:rPr/>
          </w:rPrChange>
        </w:rPr>
        <w:t>free movement.</w:t>
      </w:r>
      <w:r w:rsidR="00C42924">
        <w:t xml:space="preserve"> </w:t>
      </w:r>
      <w:del w:id="311" w:author="Yifang Ma" w:date="2024-12-30T14:49:00Z" w16du:dateUtc="2024-12-30T06:49:00Z">
        <w:r w:rsidRPr="00420858" w:rsidDel="009223C3">
          <w:delText xml:space="preserve">In </w:delText>
        </w:r>
      </w:del>
      <w:ins w:id="312" w:author="Yifang Ma" w:date="2024-12-30T14:49:00Z" w16du:dateUtc="2024-12-30T06:49:00Z">
        <w:r w:rsidR="009223C3">
          <w:rPr>
            <w:rFonts w:hint="eastAsia"/>
          </w:rPr>
          <w:t>Under</w:t>
        </w:r>
        <w:r w:rsidR="009223C3" w:rsidRPr="00420858">
          <w:t xml:space="preserve"> </w:t>
        </w:r>
      </w:ins>
      <w:r w:rsidRPr="00420858">
        <w:t xml:space="preserve">an ideal scenario without geographical constraints, the mobility flux </w:t>
      </w:r>
      <w:r w:rsidR="00126D2B">
        <w:rPr>
          <w:rFonts w:eastAsia="等线"/>
        </w:rPr>
        <w:t xml:space="preserve">from region </w:t>
      </w:r>
      <w:r w:rsidR="00126D2B">
        <w:rPr>
          <w:rFonts w:eastAsia="等线"/>
          <w:i/>
          <w:iCs/>
        </w:rPr>
        <w:t>a</w:t>
      </w:r>
      <w:r w:rsidR="00126D2B">
        <w:rPr>
          <w:rFonts w:eastAsia="等线"/>
        </w:rPr>
        <w:t xml:space="preserve"> to region </w:t>
      </w:r>
      <w:r w:rsidR="00126D2B">
        <w:rPr>
          <w:rFonts w:eastAsia="等线"/>
          <w:i/>
          <w:iCs/>
        </w:rPr>
        <w:t>b</w:t>
      </w:r>
      <w:r w:rsidRPr="00420858">
        <w:t xml:space="preserve"> would be proportional to </w:t>
      </w:r>
      <w:r w:rsidR="00126D2B">
        <w:rPr>
          <w:rFonts w:hint="eastAsia"/>
        </w:rPr>
        <w:t>the</w:t>
      </w:r>
      <w:r w:rsidR="00795590">
        <w:rPr>
          <w:rFonts w:hint="eastAsia"/>
        </w:rPr>
        <w:t xml:space="preserve"> volume of</w:t>
      </w:r>
      <w:r w:rsidR="00126D2B">
        <w:rPr>
          <w:rFonts w:hint="eastAsia"/>
        </w:rPr>
        <w:t xml:space="preserve"> out-flux</w:t>
      </w:r>
      <w:r w:rsidR="00126D2B" w:rsidRPr="00126D2B">
        <w:rPr>
          <w:rFonts w:eastAsia="等线"/>
        </w:rPr>
        <w:t xml:space="preserve"> </w:t>
      </w:r>
      <w:r w:rsidR="00796CFE">
        <w:rPr>
          <w:rFonts w:eastAsia="等线" w:hint="eastAsia"/>
        </w:rPr>
        <w:t xml:space="preserve">of </w:t>
      </w:r>
      <w:r w:rsidR="00126D2B">
        <w:rPr>
          <w:rFonts w:eastAsia="等线"/>
        </w:rPr>
        <w:t xml:space="preserve">region </w:t>
      </w:r>
      <w:r w:rsidR="00126D2B">
        <w:rPr>
          <w:rFonts w:eastAsia="等线"/>
          <w:i/>
          <w:iCs/>
        </w:rPr>
        <w:t>a</w:t>
      </w:r>
      <w:r w:rsidR="00126D2B">
        <w:rPr>
          <w:rFonts w:eastAsia="等线" w:hint="eastAsia"/>
          <w:i/>
          <w:iCs/>
        </w:rPr>
        <w:t xml:space="preserve"> </w:t>
      </w:r>
      <w:r w:rsidR="00126D2B" w:rsidRPr="00126D2B">
        <w:rPr>
          <w:rFonts w:eastAsia="等线" w:hint="eastAsia"/>
        </w:rPr>
        <w:t>and</w:t>
      </w:r>
      <w:r w:rsidR="00126D2B">
        <w:rPr>
          <w:rFonts w:eastAsia="等线" w:hint="eastAsia"/>
        </w:rPr>
        <w:t xml:space="preserve"> </w:t>
      </w:r>
      <w:r w:rsidR="00796CFE">
        <w:rPr>
          <w:rFonts w:eastAsia="等线" w:hint="eastAsia"/>
        </w:rPr>
        <w:t xml:space="preserve">that </w:t>
      </w:r>
      <w:del w:id="313" w:author="Yifang Ma" w:date="2024-12-30T14:50:00Z" w16du:dateUtc="2024-12-30T06:50:00Z">
        <w:r w:rsidR="00795590" w:rsidDel="009223C3">
          <w:rPr>
            <w:rFonts w:eastAsia="等线" w:hint="eastAsia"/>
          </w:rPr>
          <w:delText xml:space="preserve"> </w:delText>
        </w:r>
      </w:del>
      <w:r w:rsidR="00795590">
        <w:rPr>
          <w:rFonts w:eastAsia="等线" w:hint="eastAsia"/>
        </w:rPr>
        <w:t xml:space="preserve">of </w:t>
      </w:r>
      <w:r w:rsidR="00126D2B">
        <w:rPr>
          <w:rFonts w:eastAsia="等线" w:hint="eastAsia"/>
        </w:rPr>
        <w:t>in-flux</w:t>
      </w:r>
      <w:r w:rsidR="00795590">
        <w:rPr>
          <w:rFonts w:eastAsia="等线" w:hint="eastAsia"/>
        </w:rPr>
        <w:t xml:space="preserve"> </w:t>
      </w:r>
      <w:r w:rsidR="001D1A59">
        <w:rPr>
          <w:rFonts w:eastAsia="等线" w:hint="eastAsia"/>
        </w:rPr>
        <w:t xml:space="preserve">of </w:t>
      </w:r>
      <w:r w:rsidR="00126D2B">
        <w:rPr>
          <w:rFonts w:eastAsia="等线" w:hint="eastAsia"/>
        </w:rPr>
        <w:t xml:space="preserve">region </w:t>
      </w:r>
      <w:r w:rsidR="00126D2B" w:rsidRPr="00126D2B">
        <w:rPr>
          <w:rFonts w:eastAsia="等线" w:hint="eastAsia"/>
          <w:i/>
          <w:iCs/>
        </w:rPr>
        <w:t>b</w:t>
      </w:r>
      <w:r w:rsidRPr="00420858">
        <w:t xml:space="preserve">, as predicted by the </w:t>
      </w:r>
      <w:ins w:id="314" w:author="煜锐 黄" w:date="2024-12-17T14:32:00Z" w16du:dateUtc="2024-12-17T06:32:00Z">
        <w:r w:rsidR="00DB5487">
          <w:rPr>
            <w:rFonts w:hint="eastAsia"/>
          </w:rPr>
          <w:t xml:space="preserve">weighted </w:t>
        </w:r>
      </w:ins>
      <w:r w:rsidRPr="00420858">
        <w:t>configuration model</w:t>
      </w:r>
      <w:ins w:id="315" w:author="煜锐 黄" w:date="2024-12-17T14:32:00Z" w16du:dateUtc="2024-12-17T06:32:00Z">
        <w:r w:rsidR="005F24F1">
          <w:rPr>
            <w:rFonts w:hint="eastAsia"/>
          </w:rPr>
          <w:t xml:space="preserve"> (WCM)</w:t>
        </w:r>
      </w:ins>
      <w:r w:rsidR="00126D2B">
        <w:rPr>
          <w:rFonts w:hint="eastAsia"/>
        </w:rPr>
        <w:t xml:space="preserve"> </w:t>
      </w:r>
      <w:r w:rsidR="00126D2B">
        <w:fldChar w:fldCharType="begin"/>
      </w:r>
      <w:r w:rsidR="00055B88">
        <w:instrText xml:space="preserve"> ADDIN EN.CITE &lt;EndNote&gt;&lt;Cite&gt;&lt;Author&gt;Serrano&lt;/Author&gt;&lt;Year&gt;2005&lt;/Year&gt;&lt;RecNum&gt;2525&lt;/RecNum&gt;&lt;DisplayText&gt;[40, 41]&lt;/DisplayText&gt;&lt;record&gt;&lt;rec-number&gt;2525&lt;/rec-number&gt;&lt;foreign-keys&gt;&lt;key app="EN" db-id="fdadf9d2mdaz5eerfsopwep2r0aeapvaeddf" timestamp="1697268626" guid="8b8c7746-6ec7-4921-8cef-c6ecb6d96530"&gt;2525&lt;/key&gt;&lt;/foreign-keys&gt;&lt;ref-type name="Conference Proceedings"&gt;10&lt;/ref-type&gt;&lt;contributors&gt;&lt;authors&gt;&lt;author&gt;Serrano, M Ángeles&lt;/author&gt;&lt;author&gt;Boguñá, Marián&lt;/author&gt;&lt;/authors&gt;&lt;/contributors&gt;&lt;titles&gt;&lt;title&gt;Weighted configuration model&lt;/title&gt;&lt;secondary-title&gt;AIP conference proceedings&lt;/secondary-title&gt;&lt;/titles&gt;&lt;pages&gt;101-107&lt;/pages&gt;&lt;volume&gt;776&lt;/volume&gt;&lt;number&gt;1&lt;/number&gt;&lt;dates&gt;&lt;year&gt;2005&lt;/year&gt;&lt;/dates&gt;&lt;publisher&gt;American Institute of Physics&lt;/publisher&gt;&lt;isbn&gt;0735402620&lt;/isbn&gt;&lt;urls&gt;&lt;/urls&gt;&lt;/record&gt;&lt;/Cite&gt;&lt;Cite&gt;&lt;Author&gt;Molloy&lt;/Author&gt;&lt;Year&gt;1995&lt;/Year&gt;&lt;RecNum&gt;2524&lt;/RecNum&gt;&lt;record&gt;&lt;rec-number&gt;2524&lt;/rec-number&gt;&lt;foreign-keys&gt;&lt;key app="EN" db-id="fdadf9d2mdaz5eerfsopwep2r0aeapvaeddf" timestamp="1697268344" guid="90b2612e-61b6-4672-926a-ea35b5345046"&gt;2524&lt;/key&gt;&lt;/foreign-keys&gt;&lt;ref-type name="Journal Article"&gt;17&lt;/ref-type&gt;&lt;contributors&gt;&lt;authors&gt;&lt;author&gt;Molloy, Michael&lt;/author&gt;&lt;author&gt;Reed, Bruce&lt;/author&gt;&lt;/authors&gt;&lt;/contributors&gt;&lt;titles&gt;&lt;title&gt;A critical point for random graphs with a given degree sequence&lt;/title&gt;&lt;secondary-title&gt;Random structures &amp;amp; algorithms&lt;/secondary-title&gt;&lt;/titles&gt;&lt;periodical&gt;&lt;full-title&gt;Random structures &amp;amp; algorithms&lt;/full-title&gt;&lt;/periodical&gt;&lt;pages&gt;161-180&lt;/pages&gt;&lt;volume&gt;6&lt;/volume&gt;&lt;numbe</w:instrText>
      </w:r>
      <w:r w:rsidR="00055B88">
        <w:rPr>
          <w:rFonts w:hint="eastAsia"/>
        </w:rPr>
        <w:instrText>r&gt;2</w:instrText>
      </w:r>
      <w:r w:rsidR="00055B88">
        <w:rPr>
          <w:rFonts w:hint="eastAsia"/>
        </w:rPr>
        <w:instrText>‐</w:instrText>
      </w:r>
      <w:r w:rsidR="00055B88">
        <w:rPr>
          <w:rFonts w:hint="eastAsia"/>
        </w:rPr>
        <w:instrText>3&lt;/number&gt;&lt;dates&gt;&lt;year&gt;1995&lt;/year&gt;&lt;/dates&gt;&lt;isbn&gt;1042-9832&lt;/isbn&gt;&lt;urls&gt;&lt;/urls&gt;&lt;/record&gt;&lt;/Cite&gt;&lt;/EndNote&gt;</w:instrText>
      </w:r>
      <w:r w:rsidR="00126D2B">
        <w:fldChar w:fldCharType="separate"/>
      </w:r>
      <w:r w:rsidR="00055B88">
        <w:rPr>
          <w:noProof/>
        </w:rPr>
        <w:t>[</w:t>
      </w:r>
      <w:hyperlink w:anchor="_ENREF_40" w:tooltip="Serrano, 2005 #2525" w:history="1">
        <w:r w:rsidR="00BB5B3B" w:rsidRPr="00BB5B3B">
          <w:rPr>
            <w:rStyle w:val="a7"/>
          </w:rPr>
          <w:t>40</w:t>
        </w:r>
      </w:hyperlink>
      <w:r w:rsidR="00055B88">
        <w:rPr>
          <w:noProof/>
        </w:rPr>
        <w:t xml:space="preserve">, </w:t>
      </w:r>
      <w:hyperlink w:anchor="_ENREF_41" w:tooltip="Molloy, 1995 #2524" w:history="1">
        <w:r w:rsidR="00BB5B3B" w:rsidRPr="00BB5B3B">
          <w:rPr>
            <w:rStyle w:val="a7"/>
          </w:rPr>
          <w:t>41</w:t>
        </w:r>
      </w:hyperlink>
      <w:r w:rsidR="00055B88">
        <w:rPr>
          <w:noProof/>
        </w:rPr>
        <w:t>]</w:t>
      </w:r>
      <w:r w:rsidR="00126D2B">
        <w:fldChar w:fldCharType="end"/>
      </w:r>
      <w:r w:rsidR="00126D2B">
        <w:rPr>
          <w:rFonts w:hint="eastAsia"/>
        </w:rPr>
        <w:t>.</w:t>
      </w:r>
      <w:r w:rsidR="00126D2B" w:rsidRPr="00126D2B">
        <w:t xml:space="preserve"> This model randomizes flux between nodes while preserving each node</w:t>
      </w:r>
      <w:r w:rsidR="00126D2B">
        <w:t>’</w:t>
      </w:r>
      <w:r w:rsidR="00126D2B" w:rsidRPr="00126D2B">
        <w:t xml:space="preserve">s in-degree and out-degree, </w:t>
      </w:r>
      <w:ins w:id="316" w:author="Yifang Ma" w:date="2024-12-30T14:51:00Z" w16du:dateUtc="2024-12-30T06:51:00Z">
        <w:r w:rsidR="009223C3">
          <w:rPr>
            <w:rFonts w:hint="eastAsia"/>
          </w:rPr>
          <w:t xml:space="preserve">thus </w:t>
        </w:r>
      </w:ins>
      <w:r w:rsidR="00126D2B" w:rsidRPr="00126D2B">
        <w:t xml:space="preserve">providing a hypothetical scenario where </w:t>
      </w:r>
      <w:del w:id="317" w:author="Yifang Ma" w:date="2024-12-30T14:51:00Z" w16du:dateUtc="2024-12-30T06:51:00Z">
        <w:r w:rsidR="00126D2B" w:rsidRPr="00126D2B" w:rsidDel="009223C3">
          <w:delText xml:space="preserve">movements are driven solely by </w:delText>
        </w:r>
      </w:del>
      <w:r w:rsidR="00126D2B">
        <w:rPr>
          <w:rFonts w:hint="eastAsia"/>
        </w:rPr>
        <w:t>scientists</w:t>
      </w:r>
      <w:r w:rsidR="00126D2B">
        <w:t>’</w:t>
      </w:r>
      <w:r w:rsidR="00126D2B" w:rsidRPr="00126D2B">
        <w:t xml:space="preserve"> willingness to relocate</w:t>
      </w:r>
      <w:ins w:id="318" w:author="Yifang Ma" w:date="2024-12-30T14:51:00Z" w16du:dateUtc="2024-12-30T06:51:00Z">
        <w:r w:rsidR="009223C3">
          <w:rPr>
            <w:rFonts w:hint="eastAsia"/>
          </w:rPr>
          <w:t xml:space="preserve"> is the sole driver of mobility</w:t>
        </w:r>
      </w:ins>
      <w:r w:rsidR="00126D2B" w:rsidRPr="00126D2B">
        <w:t xml:space="preserve">, without regional or geographical barriers. </w:t>
      </w:r>
    </w:p>
    <w:p w14:paraId="69CEBA35" w14:textId="77777777" w:rsidR="00420858" w:rsidRDefault="00420858" w:rsidP="00C42924"/>
    <w:p w14:paraId="534D2AA5" w14:textId="59092B25" w:rsidR="00C42924" w:rsidDel="00242124" w:rsidRDefault="00C42924" w:rsidP="00C42924">
      <w:pPr>
        <w:rPr>
          <w:del w:id="319" w:author="煜锐 黄" w:date="2024-12-17T14:36:00Z" w16du:dateUtc="2024-12-17T06:36:00Z"/>
        </w:rPr>
      </w:pPr>
      <w:commentRangeStart w:id="320"/>
      <w:r>
        <w:t xml:space="preserve">We </w:t>
      </w:r>
      <w:r w:rsidR="00126D2B">
        <w:rPr>
          <w:rFonts w:hint="eastAsia"/>
        </w:rPr>
        <w:t>applied</w:t>
      </w:r>
      <w:r>
        <w:t xml:space="preserve"> </w:t>
      </w:r>
      <w:del w:id="321" w:author="Yifang Ma" w:date="2024-12-30T14:53:00Z" w16du:dateUtc="2024-12-30T06:53:00Z">
        <w:r w:rsidDel="009223C3">
          <w:delText xml:space="preserve">the </w:delText>
        </w:r>
      </w:del>
      <w:ins w:id="322" w:author="Yifang Ma" w:date="2024-12-30T14:53:00Z" w16du:dateUtc="2024-12-30T06:53:00Z">
        <w:r w:rsidR="009223C3">
          <w:t>th</w:t>
        </w:r>
        <w:r w:rsidR="009223C3">
          <w:rPr>
            <w:rFonts w:hint="eastAsia"/>
          </w:rPr>
          <w:t>is</w:t>
        </w:r>
        <w:r w:rsidR="009223C3">
          <w:t xml:space="preserve"> </w:t>
        </w:r>
      </w:ins>
      <w:r>
        <w:t>degree-preserving configuration model</w:t>
      </w:r>
      <w:r>
        <w:rPr>
          <w:rFonts w:eastAsia="等线"/>
        </w:rPr>
        <w:t xml:space="preserve">ing </w:t>
      </w:r>
      <w:r>
        <w:t>at the city, country, and continent</w:t>
      </w:r>
      <w:r>
        <w:rPr>
          <w:rFonts w:eastAsia="等线"/>
        </w:rPr>
        <w:t xml:space="preserve"> levels</w:t>
      </w:r>
      <w:r>
        <w:t xml:space="preserve">. </w:t>
      </w:r>
      <w:ins w:id="323" w:author="Yifang Ma" w:date="2024-12-30T14:54:00Z" w16du:dateUtc="2024-12-30T06:54:00Z">
        <w:r w:rsidR="009223C3" w:rsidRPr="009223C3">
          <w:t>To assess how actual mobility flux compares to the ideal scenario, we compared the real flux from region</w:t>
        </w:r>
      </w:ins>
      <w:moveToRangeStart w:id="324" w:author="Yifang Ma" w:date="2024-12-30T14:54:00Z" w:name="move186462895"/>
      <w:moveTo w:id="325" w:author="Yifang Ma" w:date="2024-12-30T14:54:00Z" w16du:dateUtc="2024-12-30T06:54:00Z">
        <w:r w:rsidR="009223C3">
          <w:t xml:space="preserve"> </w:t>
        </w:r>
        <w:r w:rsidR="009223C3">
          <w:rPr>
            <w:i/>
          </w:rPr>
          <w:t>a</w:t>
        </w:r>
        <w:r w:rsidR="009223C3">
          <w:t xml:space="preserve"> to region </w:t>
        </w:r>
        <w:r w:rsidR="009223C3">
          <w:rPr>
            <w:i/>
          </w:rPr>
          <w:t>b</w:t>
        </w:r>
        <w:r w:rsidR="009223C3" w:rsidRPr="00126D2B">
          <w:rPr>
            <w:rFonts w:hint="eastAsia"/>
            <w:iCs/>
          </w:rPr>
          <w:t>,</w:t>
        </w:r>
      </w:moveTo>
      <w:ins w:id="326" w:author="Yifang Ma" w:date="2024-12-30T14:54:00Z" w16du:dateUtc="2024-12-30T06:54:00Z">
        <w:r w:rsidR="009223C3">
          <w:rPr>
            <w:rFonts w:hint="eastAsia"/>
            <w:iCs/>
          </w:rPr>
          <w:t xml:space="preserve"> denoted as</w:t>
        </w:r>
      </w:ins>
      <w:moveTo w:id="327" w:author="Yifang Ma" w:date="2024-12-30T14:54:00Z" w16du:dateUtc="2024-12-30T06:54:00Z">
        <w:r w:rsidR="009223C3">
          <w:rPr>
            <w:rFonts w:hint="eastAsia"/>
            <w:i/>
          </w:rPr>
          <w:t xml:space="preserve"> </w:t>
        </w:r>
        <m:oMath>
          <m:sSub>
            <m:sSubPr>
              <m:ctrlPr>
                <w:rPr>
                  <w:rFonts w:ascii="Cambria Math" w:hAnsi="Cambria Math"/>
                  <w:i/>
                </w:rPr>
              </m:ctrlPr>
            </m:sSubPr>
            <m:e>
              <m:r>
                <w:rPr>
                  <w:rFonts w:ascii="Cambria Math" w:hAnsi="Cambria Math"/>
                </w:rPr>
                <m:t>e</m:t>
              </m:r>
            </m:e>
            <m:sub>
              <m:r>
                <w:rPr>
                  <w:rFonts w:ascii="Cambria Math" w:hAnsi="Cambria Math"/>
                </w:rPr>
                <m:t>a,b</m:t>
              </m:r>
            </m:sub>
          </m:sSub>
        </m:oMath>
        <w:moveTo w:id="328" w:author="Yifang Ma" w:date="2024-12-30T14:54:00Z" w16du:dateUtc="2024-12-30T06:54:00Z">
          <w:r w:rsidR="009223C3" w:rsidRPr="00126D2B">
            <w:rPr>
              <w:rFonts w:hint="eastAsia"/>
              <w:iCs/>
            </w:rPr>
            <w:t>,</w:t>
          </w:r>
          <w:r w:rsidR="009223C3">
            <w:rPr>
              <w:rFonts w:hint="eastAsia"/>
              <w:iCs/>
            </w:rPr>
            <w:t xml:space="preserve"> with the </w:t>
          </w:r>
          <w:r w:rsidR="009223C3">
            <w:t xml:space="preserve">expected flux </w:t>
          </w:r>
          <w:r w:rsidR="009223C3">
            <w:rPr>
              <w:rFonts w:hint="eastAsia"/>
            </w:rPr>
            <w:t>generated by</w:t>
          </w:r>
          <w:r w:rsidR="009223C3">
            <w:t xml:space="preserve"> the configuration model, </w:t>
          </w:r>
          <m:oMath>
            <m:sSubSup>
              <m:sSubSupPr>
                <m:ctrlPr>
                  <w:rPr>
                    <w:rFonts w:ascii="Cambria Math" w:hAnsi="Cambria Math"/>
                    <w:i/>
                  </w:rPr>
                </m:ctrlPr>
              </m:sSubSupPr>
              <m:e>
                <m:r>
                  <w:rPr>
                    <w:rFonts w:ascii="Cambria Math" w:hAnsi="Cambria Math"/>
                  </w:rPr>
                  <m:t>e</m:t>
                </m:r>
              </m:e>
              <m:sub>
                <m:r>
                  <w:rPr>
                    <w:rFonts w:ascii="Cambria Math" w:hAnsi="Cambria Math"/>
                  </w:rPr>
                  <m:t>a,b</m:t>
                </m:r>
              </m:sub>
              <m:sup>
                <m:r>
                  <w:rPr>
                    <w:rFonts w:ascii="Cambria Math" w:hAnsi="Cambria Math"/>
                  </w:rPr>
                  <m:t>'</m:t>
                </m:r>
              </m:sup>
            </m:sSubSup>
          </m:oMath>
          <w:moveTo w:id="329" w:author="Yifang Ma" w:date="2024-12-30T14:54:00Z" w16du:dateUtc="2024-12-30T06:54:00Z">
            <w:del w:id="330" w:author="Yifang Ma" w:date="2024-12-30T14:54:00Z" w16du:dateUtc="2024-12-30T06:54:00Z">
              <w:r w:rsidR="009223C3" w:rsidDel="009223C3">
                <w:rPr>
                  <w:rFonts w:hint="eastAsia"/>
                </w:rPr>
                <w:delText xml:space="preserve">, </w:delText>
              </w:r>
            </w:del>
          </w:moveTo>
          <w:moveToRangeEnd w:id="324"/>
          <w:ins w:id="331" w:author="Yifang Ma" w:date="2024-12-30T15:01:00Z" w16du:dateUtc="2024-12-30T07:01:00Z">
            <w:r w:rsidR="00670546">
              <w:rPr>
                <w:rFonts w:hint="eastAsia"/>
              </w:rPr>
              <w:t xml:space="preserve">. </w:t>
            </w:r>
          </w:ins>
          <w:del w:id="332" w:author="Yifang Ma" w:date="2024-12-30T14:55:00Z" w16du:dateUtc="2024-12-30T06:55:00Z">
            <w:r w:rsidR="00126D2B" w:rsidDel="009223C3">
              <w:rPr>
                <w:rFonts w:hint="eastAsia"/>
              </w:rPr>
              <w:delText xml:space="preserve">By comparing the </w:delText>
            </w:r>
            <w:r w:rsidR="00126D2B" w:rsidDel="009223C3">
              <w:delText>actual mobility flux from region</w:delText>
            </w:r>
          </w:del>
          <w:moveFromRangeStart w:id="333" w:author="Yifang Ma" w:date="2024-12-30T14:54:00Z" w:name="move186462895"/>
          <w:moveFrom w:id="334" w:author="Yifang Ma" w:date="2024-12-30T14:54:00Z" w16du:dateUtc="2024-12-30T06:54:00Z">
            <w:del w:id="335" w:author="Yifang Ma" w:date="2024-12-30T14:55:00Z" w16du:dateUtc="2024-12-30T06:55:00Z">
              <w:r w:rsidR="00126D2B" w:rsidDel="009223C3">
                <w:delText xml:space="preserve"> </w:delText>
              </w:r>
              <w:r w:rsidR="00126D2B" w:rsidDel="009223C3">
                <w:rPr>
                  <w:i/>
                </w:rPr>
                <w:delText>a</w:delText>
              </w:r>
              <w:r w:rsidR="00126D2B" w:rsidDel="009223C3">
                <w:delText xml:space="preserve"> to region </w:delText>
              </w:r>
              <w:r w:rsidR="00126D2B" w:rsidDel="009223C3">
                <w:rPr>
                  <w:i/>
                </w:rPr>
                <w:delText>b</w:delText>
              </w:r>
              <w:r w:rsidR="00126D2B" w:rsidRPr="00126D2B" w:rsidDel="009223C3">
                <w:rPr>
                  <w:rFonts w:hint="eastAsia"/>
                  <w:iCs/>
                </w:rPr>
                <w:delText>,</w:delText>
              </w:r>
              <w:r w:rsidR="00126D2B" w:rsidDel="009223C3">
                <w:rPr>
                  <w:rFonts w:hint="eastAsia"/>
                  <w:i/>
                </w:rPr>
                <w:delText xml:space="preserve"> </w:delText>
              </w:r>
            </w:del>
            <m:oMath>
              <m:sSub>
                <m:sSubPr>
                  <m:ctrlPr>
                    <w:del w:id="336" w:author="Yifang Ma" w:date="2024-12-30T14:55:00Z" w16du:dateUtc="2024-12-30T06:55:00Z">
                      <w:rPr>
                        <w:rFonts w:ascii="Cambria Math" w:hAnsi="Cambria Math"/>
                        <w:i/>
                      </w:rPr>
                    </w:del>
                  </m:ctrlPr>
                </m:sSubPr>
                <m:e>
                  <m:r>
                    <w:del w:id="337" w:author="Yifang Ma" w:date="2024-12-30T14:55:00Z" w16du:dateUtc="2024-12-30T06:55:00Z">
                      <w:rPr>
                        <w:rFonts w:ascii="Cambria Math" w:hAnsi="Cambria Math"/>
                      </w:rPr>
                      <m:t>e</m:t>
                    </w:del>
                  </m:r>
                </m:e>
                <m:sub>
                  <m:r>
                    <w:del w:id="338" w:author="Yifang Ma" w:date="2024-12-30T14:55:00Z" w16du:dateUtc="2024-12-30T06:55:00Z">
                      <w:rPr>
                        <w:rFonts w:ascii="Cambria Math" w:hAnsi="Cambria Math"/>
                      </w:rPr>
                      <m:t>a,b</m:t>
                    </w:del>
                  </m:r>
                </m:sub>
              </m:sSub>
            </m:oMath>
            <w:moveFrom w:id="339" w:author="Yifang Ma" w:date="2024-12-30T14:54:00Z" w16du:dateUtc="2024-12-30T06:54:00Z">
              <w:del w:id="340" w:author="Yifang Ma" w:date="2024-12-30T14:55:00Z" w16du:dateUtc="2024-12-30T06:55:00Z">
                <w:r w:rsidR="00126D2B" w:rsidRPr="00126D2B" w:rsidDel="009223C3">
                  <w:rPr>
                    <w:rFonts w:hint="eastAsia"/>
                    <w:iCs/>
                  </w:rPr>
                  <w:delText>,</w:delText>
                </w:r>
                <w:r w:rsidR="00126D2B" w:rsidDel="009223C3">
                  <w:rPr>
                    <w:rFonts w:hint="eastAsia"/>
                    <w:iCs/>
                  </w:rPr>
                  <w:delText xml:space="preserve"> with the </w:delText>
                </w:r>
                <w:r w:rsidR="00126D2B" w:rsidDel="009223C3">
                  <w:delText xml:space="preserve">expected flux </w:delText>
                </w:r>
                <w:r w:rsidR="00126D2B" w:rsidDel="009223C3">
                  <w:rPr>
                    <w:rFonts w:hint="eastAsia"/>
                  </w:rPr>
                  <w:delText>generated by</w:delText>
                </w:r>
                <w:r w:rsidR="00126D2B" w:rsidDel="009223C3">
                  <w:delText xml:space="preserve"> the configuration model, </w:delText>
                </w:r>
              </w:del>
              <m:oMath>
                <m:sSubSup>
                  <m:sSubSupPr>
                    <m:ctrlPr>
                      <w:del w:id="341" w:author="Yifang Ma" w:date="2024-12-30T14:55:00Z" w16du:dateUtc="2024-12-30T06:55:00Z">
                        <w:rPr>
                          <w:rFonts w:ascii="Cambria Math" w:hAnsi="Cambria Math"/>
                          <w:i/>
                        </w:rPr>
                      </w:del>
                    </m:ctrlPr>
                  </m:sSubSupPr>
                  <m:e>
                    <m:r>
                      <w:del w:id="342" w:author="Yifang Ma" w:date="2024-12-30T14:55:00Z" w16du:dateUtc="2024-12-30T06:55:00Z">
                        <w:rPr>
                          <w:rFonts w:ascii="Cambria Math" w:hAnsi="Cambria Math"/>
                        </w:rPr>
                        <m:t>e</m:t>
                      </w:del>
                    </m:r>
                  </m:e>
                  <m:sub>
                    <m:r>
                      <w:del w:id="343" w:author="Yifang Ma" w:date="2024-12-30T14:55:00Z" w16du:dateUtc="2024-12-30T06:55:00Z">
                        <w:rPr>
                          <w:rFonts w:ascii="Cambria Math" w:hAnsi="Cambria Math"/>
                        </w:rPr>
                        <m:t>a,b</m:t>
                      </w:del>
                    </m:r>
                  </m:sub>
                  <m:sup>
                    <m:r>
                      <w:del w:id="344" w:author="Yifang Ma" w:date="2024-12-30T14:55:00Z" w16du:dateUtc="2024-12-30T06:55:00Z">
                        <w:rPr>
                          <w:rFonts w:ascii="Cambria Math" w:hAnsi="Cambria Math"/>
                        </w:rPr>
                        <m:t>'</m:t>
                      </w:del>
                    </m:r>
                  </m:sup>
                </m:sSubSup>
              </m:oMath>
              <w:moveFrom w:id="345" w:author="Yifang Ma" w:date="2024-12-30T14:54:00Z" w16du:dateUtc="2024-12-30T06:54:00Z">
                <w:del w:id="346" w:author="Yifang Ma" w:date="2024-12-30T14:55:00Z" w16du:dateUtc="2024-12-30T06:55:00Z">
                  <w:r w:rsidR="00126D2B" w:rsidDel="009223C3">
                    <w:rPr>
                      <w:rFonts w:hint="eastAsia"/>
                    </w:rPr>
                    <w:delText xml:space="preserve">, </w:delText>
                  </w:r>
                </w:del>
              </w:moveFrom>
              <w:moveFromRangeEnd w:id="333"/>
              <w:del w:id="347" w:author="Yifang Ma" w:date="2024-12-30T14:55:00Z" w16du:dateUtc="2024-12-30T06:55:00Z">
                <w:r w:rsidR="00126D2B" w:rsidDel="009223C3">
                  <w:rPr>
                    <w:rFonts w:hint="eastAsia"/>
                  </w:rPr>
                  <w:delText xml:space="preserve">we assessed the mobility propensities compared to the ideal scenario. </w:delText>
                </w:r>
              </w:del>
              <w:del w:id="348" w:author="煜锐 黄" w:date="2024-12-17T12:37:00Z" w16du:dateUtc="2024-12-17T04:37:00Z">
                <w:r w:rsidDel="00AE52C3">
                  <w:rPr>
                    <w:rFonts w:hint="eastAsia"/>
                  </w:rPr>
                  <w:delText>If t</w:delText>
                </w:r>
              </w:del>
              <w:ins w:id="349" w:author="煜锐 黄" w:date="2024-12-17T12:37:00Z" w16du:dateUtc="2024-12-17T04:37:00Z">
                <w:r w:rsidR="00AE52C3">
                  <w:rPr>
                    <w:rFonts w:hint="eastAsia"/>
                  </w:rPr>
                  <w:t>T</w:t>
                </w:r>
              </w:ins>
              <w:r>
                <w:t xml:space="preserve">he ratio </w:t>
              </w:r>
              <m:oMath>
                <m:sSub>
                  <m:sSubPr>
                    <m:ctrlPr>
                      <w:rPr>
                        <w:rFonts w:ascii="Cambria Math" w:hAnsi="Cambria Math"/>
                        <w:i/>
                      </w:rPr>
                    </m:ctrlPr>
                  </m:sSubPr>
                  <m:e>
                    <m:r>
                      <w:rPr>
                        <w:rFonts w:ascii="Cambria Math" w:hAnsi="Cambria Math"/>
                      </w:rPr>
                      <m:t>e</m:t>
                    </m:r>
                  </m:e>
                  <m:sub>
                    <m:r>
                      <w:rPr>
                        <w:rFonts w:ascii="Cambria Math" w:hAnsi="Cambria Math"/>
                      </w:rPr>
                      <m:t>a,b</m:t>
                    </m:r>
                  </m:sub>
                </m:sSub>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a,b</m:t>
                    </m:r>
                  </m:sub>
                  <m:sup>
                    <m:r>
                      <w:rPr>
                        <w:rFonts w:ascii="Cambria Math" w:hAnsi="Cambria Math"/>
                      </w:rPr>
                      <m:t>'</m:t>
                    </m:r>
                  </m:sup>
                </m:sSubSup>
              </m:oMath>
              <w:r>
                <w:t xml:space="preserve"> </w:t>
              </w:r>
              <w:ins w:id="350" w:author="煜锐 黄" w:date="2024-12-17T14:36:00Z" w16du:dateUtc="2024-12-17T06:36:00Z">
                <w:r w:rsidR="00242124" w:rsidRPr="00242124">
                  <w:t xml:space="preserve">provides a comparative measurement of the actual mobility flux relative to the expected flux under the </w:t>
                </w:r>
                <w:r w:rsidR="00242124">
                  <w:rPr>
                    <w:rFonts w:hint="eastAsia"/>
                  </w:rPr>
                  <w:t>WCM</w:t>
                </w:r>
                <w:r w:rsidR="00242124" w:rsidRPr="00242124">
                  <w:t>. This ratio allows for the comparison of mobility patterns across different regions, serving as a benchmark for understanding deviations in mobility flows at various geographic scales.</w:t>
                </w:r>
              </w:ins>
              <w:del w:id="351" w:author="煜锐 黄" w:date="2024-12-17T12:37:00Z" w16du:dateUtc="2024-12-17T04:37:00Z">
                <w:r w:rsidDel="00AE52C3">
                  <w:delText xml:space="preserve">is </w:delText>
                </w:r>
              </w:del>
              <w:del w:id="352" w:author="煜锐 黄" w:date="2024-12-17T14:36:00Z" w16du:dateUtc="2024-12-17T06:36:00Z">
                <w:r w:rsidDel="00242124">
                  <w:delText xml:space="preserve">less than 1, the flux from region </w:delText>
                </w:r>
                <w:r w:rsidDel="00242124">
                  <w:rPr>
                    <w:i/>
                  </w:rPr>
                  <w:delText>a</w:delText>
                </w:r>
                <w:r w:rsidDel="00242124">
                  <w:delText xml:space="preserve"> to region </w:delText>
                </w:r>
                <w:r w:rsidDel="00242124">
                  <w:rPr>
                    <w:i/>
                  </w:rPr>
                  <w:delText>b</w:delText>
                </w:r>
                <w:r w:rsidDel="00242124">
                  <w:delText xml:space="preserve"> is larger than expected</w:delText>
                </w:r>
                <w:r w:rsidR="00126D2B" w:rsidDel="00242124">
                  <w:rPr>
                    <w:rFonts w:hint="eastAsia"/>
                  </w:rPr>
                  <w:delText xml:space="preserve">, indicating </w:delText>
                </w:r>
                <w:r w:rsidDel="00242124">
                  <w:delText>over-representati</w:delText>
                </w:r>
                <w:r w:rsidR="00126D2B" w:rsidDel="00242124">
                  <w:rPr>
                    <w:rFonts w:hint="eastAsia"/>
                  </w:rPr>
                  <w:delText>on</w:delText>
                </w:r>
                <w:r w:rsidDel="00242124">
                  <w:delText xml:space="preserve">; </w:delText>
                </w:r>
                <w:r w:rsidR="00126D2B" w:rsidRPr="00126D2B" w:rsidDel="00242124">
                  <w:delText>conversely, ratios greater than 1 indicate under-representation.</w:delText>
                </w:r>
              </w:del>
              <w:commentRangeEnd w:id="320"/>
              <w:r w:rsidR="00BB5B3B">
                <w:rPr>
                  <w:rStyle w:val="a9"/>
                </w:rPr>
                <w:commentReference w:id="320"/>
              </w:r>
            </w:moveFrom>
          </w:moveFrom>
        </w:moveTo>
      </w:moveTo>
    </w:p>
    <w:p w14:paraId="5ABADECA" w14:textId="77777777" w:rsidR="00242124" w:rsidRDefault="00242124" w:rsidP="00C42924">
      <w:pPr>
        <w:rPr>
          <w:ins w:id="353" w:author="煜锐 黄" w:date="2024-12-17T14:36:00Z" w16du:dateUtc="2024-12-17T06:36:00Z"/>
        </w:rPr>
      </w:pPr>
    </w:p>
    <w:p w14:paraId="5269EF68" w14:textId="77777777" w:rsidR="00C42924" w:rsidRDefault="00C42924" w:rsidP="00C42924"/>
    <w:p w14:paraId="45123F19" w14:textId="39A18236" w:rsidR="00C42924" w:rsidRDefault="00C42924" w:rsidP="00C42924">
      <w:pPr>
        <w:rPr>
          <w:ins w:id="354" w:author="Yifang Ma" w:date="2024-12-30T14:35:00Z" w16du:dateUtc="2024-12-30T06:35:00Z"/>
        </w:rPr>
      </w:pPr>
      <w:r>
        <w:t xml:space="preserve">Our analysis revealed that </w:t>
      </w:r>
      <w:del w:id="355" w:author="Yifang Ma" w:date="2024-12-30T15:04:00Z" w16du:dateUtc="2024-12-30T07:04:00Z">
        <w:r w:rsidDel="00670546">
          <w:delText>mobility flows</w:delText>
        </w:r>
      </w:del>
      <w:ins w:id="356" w:author="Yifang Ma" w:date="2024-12-30T15:04:00Z" w16du:dateUtc="2024-12-30T07:04:00Z">
        <w:r w:rsidR="00670546">
          <w:t>movement</w:t>
        </w:r>
      </w:ins>
      <w:r>
        <w:t xml:space="preserve"> across </w:t>
      </w:r>
      <w:ins w:id="357" w:author="Yifang Ma" w:date="2024-12-30T15:04:00Z" w16du:dateUtc="2024-12-30T07:04:00Z">
        <w:r w:rsidR="00670546">
          <w:rPr>
            <w:rFonts w:hint="eastAsia"/>
          </w:rPr>
          <w:t xml:space="preserve">administrative </w:t>
        </w:r>
      </w:ins>
      <w:r>
        <w:t xml:space="preserve">boundaries were less frequent </w:t>
      </w:r>
      <w:del w:id="358" w:author="Yifang Ma" w:date="2024-12-30T15:04:00Z" w16du:dateUtc="2024-12-30T07:04:00Z">
        <w:r w:rsidDel="00670546">
          <w:delText>compared to those</w:delText>
        </w:r>
      </w:del>
      <w:ins w:id="359" w:author="Yifang Ma" w:date="2024-12-30T15:04:00Z" w16du:dateUtc="2024-12-30T07:04:00Z">
        <w:r w:rsidR="00670546">
          <w:rPr>
            <w:rFonts w:hint="eastAsia"/>
          </w:rPr>
          <w:t>than movement</w:t>
        </w:r>
      </w:ins>
      <w:r>
        <w:t xml:space="preserve"> within boundaries. As illustrated in Fig. </w:t>
      </w:r>
      <w:del w:id="360" w:author="煜锐 黄" w:date="2024-10-23T14:38:00Z" w16du:dateUtc="2024-10-23T06:38:00Z">
        <w:r w:rsidDel="00AD6853">
          <w:delText>1</w:delText>
        </w:r>
      </w:del>
      <w:ins w:id="361" w:author="煜锐 黄" w:date="2024-12-19T16:08:00Z" w16du:dateUtc="2024-12-19T08:08:00Z">
        <w:r w:rsidR="001F53CE">
          <w:rPr>
            <w:rFonts w:hint="eastAsia"/>
          </w:rPr>
          <w:t>1</w:t>
        </w:r>
      </w:ins>
      <w:r>
        <w:t>(</w:t>
      </w:r>
      <w:del w:id="362" w:author="煜锐 黄" w:date="2024-10-23T14:38:00Z" w16du:dateUtc="2024-10-23T06:38:00Z">
        <w:r w:rsidDel="00AD6853">
          <w:delText>B</w:delText>
        </w:r>
      </w:del>
      <w:ins w:id="363" w:author="煜锐 黄" w:date="2024-10-23T14:38:00Z" w16du:dateUtc="2024-10-23T06:38:00Z">
        <w:r w:rsidR="00AD6853">
          <w:rPr>
            <w:rFonts w:hint="eastAsia"/>
          </w:rPr>
          <w:t>A</w:t>
        </w:r>
      </w:ins>
      <w:r>
        <w:t>–</w:t>
      </w:r>
      <w:del w:id="364" w:author="煜锐 黄" w:date="2024-10-23T14:38:00Z" w16du:dateUtc="2024-10-23T06:38:00Z">
        <w:r w:rsidDel="00AD6853">
          <w:delText>D</w:delText>
        </w:r>
      </w:del>
      <w:ins w:id="365" w:author="煜锐 黄" w:date="2024-10-23T14:38:00Z" w16du:dateUtc="2024-10-23T06:38:00Z">
        <w:r w:rsidR="00AD6853">
          <w:rPr>
            <w:rFonts w:hint="eastAsia"/>
          </w:rPr>
          <w:t>C</w:t>
        </w:r>
      </w:ins>
      <w:r>
        <w:t xml:space="preserve">), the kernel density estimations (KDE) of the ratios between the real flux and the expectation show large differences within and across boundaries at </w:t>
      </w:r>
      <w:r>
        <w:rPr>
          <w:rFonts w:eastAsia="等线"/>
        </w:rPr>
        <w:t xml:space="preserve">the city (Fig. </w:t>
      </w:r>
      <w:del w:id="366" w:author="煜锐 黄" w:date="2024-10-23T14:38:00Z" w16du:dateUtc="2024-10-23T06:38:00Z">
        <w:r w:rsidDel="005B3704">
          <w:rPr>
            <w:rFonts w:eastAsia="等线"/>
          </w:rPr>
          <w:delText>1B</w:delText>
        </w:r>
      </w:del>
      <w:ins w:id="367" w:author="煜锐 黄" w:date="2024-12-19T16:08:00Z" w16du:dateUtc="2024-12-19T08:08:00Z">
        <w:r w:rsidR="001F53CE">
          <w:rPr>
            <w:rFonts w:eastAsia="等线" w:hint="eastAsia"/>
          </w:rPr>
          <w:t>1</w:t>
        </w:r>
      </w:ins>
      <w:ins w:id="368" w:author="煜锐 黄" w:date="2024-10-23T14:38:00Z" w16du:dateUtc="2024-10-23T06:38:00Z">
        <w:r w:rsidR="005B3704">
          <w:rPr>
            <w:rFonts w:eastAsia="等线" w:hint="eastAsia"/>
          </w:rPr>
          <w:t>A</w:t>
        </w:r>
      </w:ins>
      <w:r>
        <w:rPr>
          <w:rFonts w:eastAsia="等线"/>
        </w:rPr>
        <w:t xml:space="preserve">), country (Fig. </w:t>
      </w:r>
      <w:del w:id="369" w:author="煜锐 黄" w:date="2024-10-23T14:38:00Z" w16du:dateUtc="2024-10-23T06:38:00Z">
        <w:r w:rsidDel="005B3704">
          <w:rPr>
            <w:rFonts w:eastAsia="等线"/>
          </w:rPr>
          <w:delText>1C</w:delText>
        </w:r>
      </w:del>
      <w:ins w:id="370" w:author="煜锐 黄" w:date="2024-12-19T16:08:00Z" w16du:dateUtc="2024-12-19T08:08:00Z">
        <w:r w:rsidR="001F53CE">
          <w:rPr>
            <w:rFonts w:eastAsia="等线" w:hint="eastAsia"/>
          </w:rPr>
          <w:t>1</w:t>
        </w:r>
      </w:ins>
      <w:ins w:id="371" w:author="煜锐 黄" w:date="2024-10-23T14:38:00Z" w16du:dateUtc="2024-10-23T06:38:00Z">
        <w:r w:rsidR="005B3704">
          <w:rPr>
            <w:rFonts w:eastAsia="等线" w:hint="eastAsia"/>
          </w:rPr>
          <w:t>B</w:t>
        </w:r>
      </w:ins>
      <w:r>
        <w:rPr>
          <w:rFonts w:eastAsia="等线"/>
        </w:rPr>
        <w:t xml:space="preserve">), </w:t>
      </w:r>
      <w:r>
        <w:rPr>
          <w:rFonts w:eastAsia="等线"/>
        </w:rPr>
        <w:lastRenderedPageBreak/>
        <w:t xml:space="preserve">and continent (Fig. </w:t>
      </w:r>
      <w:del w:id="372" w:author="煜锐 黄" w:date="2024-10-23T14:38:00Z" w16du:dateUtc="2024-10-23T06:38:00Z">
        <w:r w:rsidDel="005B3704">
          <w:rPr>
            <w:rFonts w:eastAsia="等线"/>
          </w:rPr>
          <w:delText>1D</w:delText>
        </w:r>
      </w:del>
      <w:ins w:id="373" w:author="煜锐 黄" w:date="2024-12-19T16:08:00Z" w16du:dateUtc="2024-12-19T08:08:00Z">
        <w:r w:rsidR="001F53CE">
          <w:rPr>
            <w:rFonts w:eastAsia="等线" w:hint="eastAsia"/>
          </w:rPr>
          <w:t>1</w:t>
        </w:r>
      </w:ins>
      <w:ins w:id="374" w:author="煜锐 黄" w:date="2024-10-23T14:38:00Z" w16du:dateUtc="2024-10-23T06:38:00Z">
        <w:r w:rsidR="005B3704">
          <w:rPr>
            <w:rFonts w:eastAsia="等线" w:hint="eastAsia"/>
          </w:rPr>
          <w:t>C</w:t>
        </w:r>
      </w:ins>
      <w:r>
        <w:rPr>
          <w:rFonts w:eastAsia="等线"/>
        </w:rPr>
        <w:t>) levels</w:t>
      </w:r>
      <w:del w:id="375" w:author="Yifang Ma" w:date="2024-12-30T15:06:00Z" w16du:dateUtc="2024-12-30T07:06:00Z">
        <w:r w:rsidR="00541249" w:rsidRPr="00541249" w:rsidDel="00670546">
          <w:rPr>
            <w:rFonts w:eastAsia="等线"/>
          </w:rPr>
          <w:delText xml:space="preserve">, </w:delText>
        </w:r>
      </w:del>
      <w:ins w:id="376" w:author="Yifang Ma" w:date="2024-12-30T15:06:00Z" w16du:dateUtc="2024-12-30T07:06:00Z">
        <w:r w:rsidR="00670546">
          <w:rPr>
            <w:rFonts w:eastAsia="等线" w:hint="eastAsia"/>
          </w:rPr>
          <w:t>.</w:t>
        </w:r>
        <w:r w:rsidR="00670546" w:rsidRPr="00541249">
          <w:rPr>
            <w:rFonts w:eastAsia="等线"/>
          </w:rPr>
          <w:t xml:space="preserve"> </w:t>
        </w:r>
        <w:r w:rsidR="00670546" w:rsidRPr="00670546">
          <w:rPr>
            <w:rFonts w:eastAsia="等线"/>
          </w:rPr>
          <w:t>This discrepancy suggests a distinct preference for relocating within the same geographical entity rather than crossing its boundaries, underscoring the impact of spatial scale on scientists’ mobility patterns.</w:t>
        </w:r>
      </w:ins>
      <w:del w:id="377" w:author="Yifang Ma" w:date="2024-12-30T15:06:00Z" w16du:dateUtc="2024-12-30T07:06:00Z">
        <w:r w:rsidR="00541249" w:rsidRPr="00541249" w:rsidDel="00670546">
          <w:rPr>
            <w:rFonts w:eastAsia="等线"/>
          </w:rPr>
          <w:delText>revealing a preference for relocating within</w:delText>
        </w:r>
        <w:r w:rsidR="00541249" w:rsidDel="00670546">
          <w:rPr>
            <w:rFonts w:eastAsia="等线" w:hint="eastAsia"/>
          </w:rPr>
          <w:delText xml:space="preserve"> the same geographical entities rather than between them</w:delText>
        </w:r>
        <w:r w:rsidDel="00670546">
          <w:delText>. Th</w:delText>
        </w:r>
        <w:r w:rsidR="00541249" w:rsidDel="00670546">
          <w:rPr>
            <w:rFonts w:hint="eastAsia"/>
          </w:rPr>
          <w:delText>ese findings</w:delText>
        </w:r>
        <w:r w:rsidDel="00670546">
          <w:delText xml:space="preserve"> underscore the role of spatial scale</w:delText>
        </w:r>
        <w:r w:rsidDel="00670546">
          <w:rPr>
            <w:rFonts w:eastAsia="等线"/>
          </w:rPr>
          <w:delText xml:space="preserve"> in shaping scientists’ mobility patterns</w:delText>
        </w:r>
        <w:r w:rsidDel="00670546">
          <w:delText>.</w:delText>
        </w:r>
      </w:del>
    </w:p>
    <w:p w14:paraId="0141CFAE" w14:textId="77777777" w:rsidR="002F5678" w:rsidRDefault="002F5678" w:rsidP="00C42924">
      <w:pPr>
        <w:rPr>
          <w:ins w:id="378" w:author="煜锐 黄" w:date="2024-12-19T16:08:00Z" w16du:dateUtc="2024-12-19T08:08:00Z"/>
        </w:rPr>
      </w:pPr>
    </w:p>
    <w:p w14:paraId="11086307" w14:textId="77777777" w:rsidR="009C2CC0" w:rsidRDefault="009C2CC0" w:rsidP="009C2CC0">
      <w:pPr>
        <w:jc w:val="center"/>
        <w:rPr>
          <w:ins w:id="379" w:author="煜锐 黄" w:date="2024-12-19T16:08:00Z" w16du:dateUtc="2024-12-19T08:08:00Z"/>
        </w:rPr>
      </w:pPr>
      <w:ins w:id="380" w:author="煜锐 黄" w:date="2024-12-19T16:08:00Z" w16du:dateUtc="2024-12-19T08:08:00Z">
        <w:r>
          <w:rPr>
            <w:noProof/>
          </w:rPr>
          <w:drawing>
            <wp:inline distT="0" distB="0" distL="0" distR="0" wp14:anchorId="67CE85C3" wp14:editId="78EE731C">
              <wp:extent cx="5109486" cy="1361504"/>
              <wp:effectExtent l="0" t="0" r="0" b="0"/>
              <wp:docPr id="18945194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0413" cy="1369745"/>
                      </a:xfrm>
                      <a:prstGeom prst="rect">
                        <a:avLst/>
                      </a:prstGeom>
                      <a:noFill/>
                    </pic:spPr>
                  </pic:pic>
                </a:graphicData>
              </a:graphic>
            </wp:inline>
          </w:drawing>
        </w:r>
      </w:ins>
    </w:p>
    <w:p w14:paraId="09CBBAEB" w14:textId="77777777" w:rsidR="009C2CC0" w:rsidRDefault="009C2CC0" w:rsidP="009C2CC0">
      <w:pPr>
        <w:pStyle w:val="CaptionFigureandTable"/>
        <w:rPr>
          <w:ins w:id="381" w:author="煜锐 黄" w:date="2024-12-19T16:08:00Z" w16du:dateUtc="2024-12-19T08:08:00Z"/>
        </w:rPr>
      </w:pPr>
      <w:ins w:id="382" w:author="煜锐 黄" w:date="2024-12-19T16:08:00Z" w16du:dateUtc="2024-12-19T08:08:00Z">
        <w:r w:rsidRPr="00A66B5D">
          <w:rPr>
            <w:rStyle w:val="CaptionFigureandTableChar"/>
            <w:b/>
            <w:bCs/>
            <w:rPrChange w:id="383" w:author="煜锐 黄" w:date="2024-12-19T21:02:00Z" w16du:dateUtc="2024-12-19T13:02:00Z">
              <w:rPr>
                <w:rStyle w:val="CaptionFigureandTableChar"/>
                <w:b/>
                <w:bCs/>
                <w:color w:val="FF0000"/>
              </w:rPr>
            </w:rPrChange>
          </w:rPr>
          <w:t>Figure 1. The scales of scienti</w:t>
        </w:r>
        <w:r w:rsidRPr="00A66B5D">
          <w:rPr>
            <w:b/>
            <w:bCs/>
            <w:rPrChange w:id="384" w:author="煜锐 黄" w:date="2024-12-19T21:02:00Z" w16du:dateUtc="2024-12-19T13:02:00Z">
              <w:rPr>
                <w:b/>
                <w:bCs/>
                <w:color w:val="FF0000"/>
              </w:rPr>
            </w:rPrChange>
          </w:rPr>
          <w:t>sts’</w:t>
        </w:r>
        <w:r w:rsidRPr="00A66B5D">
          <w:rPr>
            <w:rStyle w:val="CaptionFigureandTableChar"/>
            <w:b/>
            <w:bCs/>
            <w:rPrChange w:id="385" w:author="煜锐 黄" w:date="2024-12-19T21:02:00Z" w16du:dateUtc="2024-12-19T13:02:00Z">
              <w:rPr>
                <w:rStyle w:val="CaptionFigureandTableChar"/>
                <w:b/>
                <w:bCs/>
                <w:color w:val="FF0000"/>
              </w:rPr>
            </w:rPrChange>
          </w:rPr>
          <w:t xml:space="preserve"> mobility across hierarchical geographical levels.</w:t>
        </w:r>
        <w:r w:rsidRPr="00A66B5D">
          <w:rPr>
            <w:rStyle w:val="CaptionFigureandTableChar"/>
            <w:rPrChange w:id="386" w:author="煜锐 黄" w:date="2024-12-19T21:02:00Z" w16du:dateUtc="2024-12-19T13:02:00Z">
              <w:rPr>
                <w:rStyle w:val="CaptionFigureandTableChar"/>
                <w:color w:val="FF0000"/>
              </w:rPr>
            </w:rPrChange>
          </w:rPr>
          <w:t xml:space="preserve"> </w:t>
        </w:r>
        <w:r w:rsidRPr="00A66B5D">
          <w:t xml:space="preserve">The KDE of the ratio, </w:t>
        </w:r>
      </w:ins>
      <m:oMath>
        <m:sSub>
          <m:sSubPr>
            <m:ctrlPr>
              <w:ins w:id="387" w:author="煜锐 黄" w:date="2024-12-19T16:08:00Z" w16du:dateUtc="2024-12-19T08:08:00Z">
                <w:rPr>
                  <w:rFonts w:ascii="Cambria Math" w:hAnsi="Cambria Math"/>
                  <w:i/>
                </w:rPr>
              </w:ins>
            </m:ctrlPr>
          </m:sSubPr>
          <m:e>
            <m:r>
              <w:ins w:id="388" w:author="煜锐 黄" w:date="2024-12-19T16:08:00Z" w16du:dateUtc="2024-12-19T08:08:00Z">
                <w:rPr>
                  <w:rFonts w:ascii="Cambria Math" w:hAnsi="Cambria Math"/>
                </w:rPr>
                <m:t>e</m:t>
              </w:ins>
            </m:r>
          </m:e>
          <m:sub>
            <m:r>
              <w:ins w:id="389" w:author="煜锐 黄" w:date="2024-12-19T16:08:00Z" w16du:dateUtc="2024-12-19T08:08:00Z">
                <w:rPr>
                  <w:rFonts w:ascii="Cambria Math" w:hAnsi="Cambria Math"/>
                </w:rPr>
                <m:t>a,b</m:t>
              </w:ins>
            </m:r>
          </m:sub>
        </m:sSub>
        <m:r>
          <w:ins w:id="390" w:author="煜锐 黄" w:date="2024-12-19T16:08:00Z" w16du:dateUtc="2024-12-19T08:08:00Z">
            <w:rPr>
              <w:rFonts w:ascii="Cambria Math" w:hAnsi="Cambria Math"/>
            </w:rPr>
            <m:t>/</m:t>
          </w:ins>
        </m:r>
        <m:sSubSup>
          <m:sSubSupPr>
            <m:ctrlPr>
              <w:ins w:id="391" w:author="煜锐 黄" w:date="2024-12-19T16:08:00Z" w16du:dateUtc="2024-12-19T08:08:00Z">
                <w:rPr>
                  <w:rFonts w:ascii="Cambria Math" w:hAnsi="Cambria Math"/>
                  <w:i/>
                </w:rPr>
              </w:ins>
            </m:ctrlPr>
          </m:sSubSupPr>
          <m:e>
            <m:r>
              <w:ins w:id="392" w:author="煜锐 黄" w:date="2024-12-19T16:08:00Z" w16du:dateUtc="2024-12-19T08:08:00Z">
                <w:rPr>
                  <w:rFonts w:ascii="Cambria Math" w:hAnsi="Cambria Math"/>
                </w:rPr>
                <m:t>e</m:t>
              </w:ins>
            </m:r>
          </m:e>
          <m:sub>
            <m:r>
              <w:ins w:id="393" w:author="煜锐 黄" w:date="2024-12-19T16:08:00Z" w16du:dateUtc="2024-12-19T08:08:00Z">
                <w:rPr>
                  <w:rFonts w:ascii="Cambria Math" w:hAnsi="Cambria Math"/>
                </w:rPr>
                <m:t>a,b</m:t>
              </w:ins>
            </m:r>
          </m:sub>
          <m:sup>
            <m:r>
              <w:ins w:id="394" w:author="煜锐 黄" w:date="2024-12-19T16:08:00Z" w16du:dateUtc="2024-12-19T08:08:00Z">
                <w:rPr>
                  <w:rFonts w:ascii="Cambria Math" w:hAnsi="Cambria Math"/>
                </w:rPr>
                <m:t>'</m:t>
              </w:ins>
            </m:r>
          </m:sup>
        </m:sSubSup>
      </m:oMath>
      <w:ins w:id="395" w:author="煜锐 黄" w:date="2024-12-19T16:08:00Z" w16du:dateUtc="2024-12-19T08:08:00Z">
        <w:r w:rsidRPr="00A66B5D">
          <w:t>, between</w:t>
        </w:r>
        <w:commentRangeStart w:id="396"/>
        <w:commentRangeStart w:id="397"/>
        <w:r w:rsidRPr="00A66B5D">
          <w:t xml:space="preserve"> real mobility flo</w:t>
        </w:r>
      </w:ins>
      <w:commentRangeEnd w:id="396"/>
      <w:r w:rsidR="00390E33">
        <w:rPr>
          <w:rStyle w:val="a9"/>
        </w:rPr>
        <w:commentReference w:id="396"/>
      </w:r>
      <w:commentRangeEnd w:id="397"/>
      <w:r w:rsidR="00C55451">
        <w:rPr>
          <w:rStyle w:val="a9"/>
        </w:rPr>
        <w:commentReference w:id="397"/>
      </w:r>
      <w:ins w:id="398" w:author="煜锐 黄" w:date="2024-12-19T16:08:00Z" w16du:dateUtc="2024-12-19T08:08:00Z">
        <w:r w:rsidRPr="00A66B5D">
          <w:t>w and the configuration model expectation, for pair</w:t>
        </w:r>
        <w:r>
          <w:t>s of institutions within and across cities (</w:t>
        </w:r>
        <w:r>
          <w:rPr>
            <w:rFonts w:hint="eastAsia"/>
          </w:rPr>
          <w:t>A</w:t>
        </w:r>
        <w:r>
          <w:t>), countries (</w:t>
        </w:r>
        <w:r>
          <w:rPr>
            <w:rFonts w:hint="eastAsia"/>
          </w:rPr>
          <w:t>B</w:t>
        </w:r>
        <w:r>
          <w:t>), and continents (</w:t>
        </w:r>
        <w:r>
          <w:rPr>
            <w:rFonts w:hint="eastAsia"/>
          </w:rPr>
          <w:t>C</w:t>
        </w:r>
        <w:r>
          <w:t xml:space="preserve">). </w:t>
        </w:r>
      </w:ins>
    </w:p>
    <w:p w14:paraId="37A80BDB" w14:textId="77777777" w:rsidR="009C2CC0" w:rsidRPr="009C2CC0" w:rsidRDefault="009C2CC0" w:rsidP="00C42924"/>
    <w:p w14:paraId="680B8582" w14:textId="77777777" w:rsidR="00C42924" w:rsidRDefault="00C42924" w:rsidP="00C42924"/>
    <w:p w14:paraId="25E6BFE1" w14:textId="17442AF8" w:rsidR="00450FD3" w:rsidRDefault="00C42924" w:rsidP="00C42924">
      <w:pPr>
        <w:rPr>
          <w:ins w:id="399" w:author="煜锐 黄" w:date="2024-12-19T16:08:00Z" w16du:dateUtc="2024-12-19T08:08:00Z"/>
        </w:rPr>
      </w:pPr>
      <w:r>
        <w:t xml:space="preserve">The pronounced </w:t>
      </w:r>
      <w:r w:rsidR="00450FD3">
        <w:rPr>
          <w:rFonts w:hint="eastAsia"/>
        </w:rPr>
        <w:t>disparities observed</w:t>
      </w:r>
      <w:r>
        <w:t xml:space="preserve"> motivated us to construct a </w:t>
      </w:r>
      <w:bookmarkStart w:id="400" w:name="_Hlk147571747"/>
      <w:r>
        <w:t>hierarchical framework</w:t>
      </w:r>
      <w:bookmarkEnd w:id="400"/>
      <w:r>
        <w:t xml:space="preserve"> for model</w:t>
      </w:r>
      <w:r>
        <w:rPr>
          <w:rFonts w:eastAsia="等线"/>
        </w:rPr>
        <w:t xml:space="preserve">ing </w:t>
      </w:r>
      <w:r>
        <w:t>scientists’ mobility</w:t>
      </w:r>
      <w:r w:rsidR="00450FD3">
        <w:rPr>
          <w:rFonts w:hint="eastAsia"/>
        </w:rPr>
        <w:t xml:space="preserve">, depicted in Fig. </w:t>
      </w:r>
      <w:del w:id="401" w:author="煜锐 黄" w:date="2024-10-23T14:38:00Z" w16du:dateUtc="2024-10-23T06:38:00Z">
        <w:r w:rsidR="00450FD3" w:rsidDel="00D55AA2">
          <w:rPr>
            <w:rFonts w:hint="eastAsia"/>
          </w:rPr>
          <w:delText>1E</w:delText>
        </w:r>
      </w:del>
      <w:ins w:id="402" w:author="煜锐 黄" w:date="2024-12-19T16:09:00Z" w16du:dateUtc="2024-12-19T08:09:00Z">
        <w:r w:rsidR="00195C2C">
          <w:rPr>
            <w:rFonts w:hint="eastAsia"/>
          </w:rPr>
          <w:t>2</w:t>
        </w:r>
      </w:ins>
      <w:ins w:id="403" w:author="煜锐 黄" w:date="2024-10-23T14:38:00Z" w16du:dateUtc="2024-10-23T06:38:00Z">
        <w:r w:rsidR="00D55AA2">
          <w:rPr>
            <w:rFonts w:hint="eastAsia"/>
          </w:rPr>
          <w:t>B</w:t>
        </w:r>
      </w:ins>
      <w:r w:rsidR="00450FD3">
        <w:rPr>
          <w:rFonts w:hint="eastAsia"/>
        </w:rPr>
        <w:t xml:space="preserve">. Within the framework, </w:t>
      </w:r>
      <w:r w:rsidR="00450FD3" w:rsidRPr="00450FD3">
        <w:t>scientists</w:t>
      </w:r>
      <w:r w:rsidR="00450FD3">
        <w:t>’</w:t>
      </w:r>
      <w:r w:rsidR="00450FD3" w:rsidRPr="00450FD3">
        <w:t xml:space="preserve"> movements are globally categorized into nested scales such as cities, countries, and continents. Moves can occur within the same </w:t>
      </w:r>
      <w:ins w:id="404" w:author="Yifang Ma" w:date="2024-12-30T15:07:00Z" w16du:dateUtc="2024-12-30T07:07:00Z">
        <w:r w:rsidR="00670546">
          <w:rPr>
            <w:rFonts w:hint="eastAsia"/>
          </w:rPr>
          <w:t xml:space="preserve">administrative </w:t>
        </w:r>
      </w:ins>
      <w:r w:rsidR="00450FD3" w:rsidRPr="00450FD3">
        <w:t xml:space="preserve">level, such as a transition from Harvard to MIT within </w:t>
      </w:r>
      <w:ins w:id="405" w:author="煜锐 黄" w:date="2025-01-08T09:45:00Z" w16du:dateUtc="2025-01-08T01:45:00Z">
        <w:r w:rsidR="00C47AF7" w:rsidRPr="00C47AF7">
          <w:t>Cambridge</w:t>
        </w:r>
      </w:ins>
      <w:del w:id="406" w:author="煜锐 黄" w:date="2025-01-08T09:45:00Z" w16du:dateUtc="2025-01-08T01:45:00Z">
        <w:r w:rsidR="00450FD3" w:rsidRPr="00450FD3" w:rsidDel="00C47AF7">
          <w:delText>Boston</w:delText>
        </w:r>
      </w:del>
      <w:r w:rsidR="00450FD3" w:rsidRPr="00450FD3">
        <w:t xml:space="preserve">, or across multiple levels, like moving from George Washington University to the University of London, encompassing city, country, and continent changes. </w:t>
      </w:r>
      <w:ins w:id="407" w:author="Yifang Ma" w:date="2024-12-30T15:09:00Z" w16du:dateUtc="2024-12-30T07:09:00Z">
        <w:r w:rsidR="00952D15" w:rsidRPr="00952D15">
          <w:t>This framework enables us to systematically analyze variation in propensities for intra-level versus inter-level mobility and to quantify the attractiveness of each potential destination region for scientists.</w:t>
        </w:r>
      </w:ins>
      <w:del w:id="408" w:author="Yifang Ma" w:date="2024-12-30T15:09:00Z" w16du:dateUtc="2024-12-30T07:09:00Z">
        <w:r w:rsidR="00450FD3" w:rsidRPr="00450FD3" w:rsidDel="00952D15">
          <w:delText>This model allows us to discern the varying propensities for mobility within and between these levels and to evaluate the attractiveness of each destination region for potential movers.</w:delText>
        </w:r>
      </w:del>
    </w:p>
    <w:p w14:paraId="2FBD72BB" w14:textId="77777777" w:rsidR="00813B9B" w:rsidRDefault="00813B9B" w:rsidP="00C42924">
      <w:pPr>
        <w:rPr>
          <w:ins w:id="409" w:author="煜锐 黄" w:date="2024-12-19T16:08:00Z" w16du:dateUtc="2024-12-19T08:08:00Z"/>
        </w:rPr>
      </w:pPr>
    </w:p>
    <w:p w14:paraId="751FFFB0" w14:textId="20B02B02" w:rsidR="00813B9B" w:rsidRDefault="00532171" w:rsidP="00813B9B">
      <w:pPr>
        <w:jc w:val="center"/>
        <w:rPr>
          <w:ins w:id="410" w:author="煜锐 黄" w:date="2024-12-19T16:08:00Z" w16du:dateUtc="2024-12-19T08:08:00Z"/>
        </w:rPr>
      </w:pPr>
      <w:ins w:id="411" w:author="煜锐 黄" w:date="2025-01-01T10:42:00Z" w16du:dateUtc="2025-01-01T02:42:00Z">
        <w:r>
          <w:rPr>
            <w:noProof/>
          </w:rPr>
          <w:lastRenderedPageBreak/>
          <w:drawing>
            <wp:inline distT="0" distB="0" distL="0" distR="0" wp14:anchorId="26E3E11D" wp14:editId="4F37AC27">
              <wp:extent cx="4104000" cy="5586701"/>
              <wp:effectExtent l="0" t="0" r="0" b="0"/>
              <wp:docPr id="34505447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4000" cy="5586701"/>
                      </a:xfrm>
                      <a:prstGeom prst="rect">
                        <a:avLst/>
                      </a:prstGeom>
                      <a:noFill/>
                    </pic:spPr>
                  </pic:pic>
                </a:graphicData>
              </a:graphic>
            </wp:inline>
          </w:drawing>
        </w:r>
      </w:ins>
    </w:p>
    <w:p w14:paraId="1E9B33D7" w14:textId="2E07C6F5" w:rsidR="00813B9B" w:rsidRPr="00813B9B" w:rsidDel="00813B9B" w:rsidRDefault="00813B9B">
      <w:pPr>
        <w:pStyle w:val="CaptionFigureandTable"/>
        <w:rPr>
          <w:del w:id="412" w:author="煜锐 黄" w:date="2024-12-19T16:08:00Z" w16du:dateUtc="2024-12-19T08:08:00Z"/>
        </w:rPr>
        <w:pPrChange w:id="413" w:author="煜锐 黄" w:date="2024-12-19T16:08:00Z" w16du:dateUtc="2024-12-19T08:08:00Z">
          <w:pPr/>
        </w:pPrChange>
      </w:pPr>
      <w:ins w:id="414" w:author="煜锐 黄" w:date="2024-12-19T16:08:00Z" w16du:dateUtc="2024-12-19T08:08:00Z">
        <w:r w:rsidRPr="00A66B5D">
          <w:rPr>
            <w:rStyle w:val="CaptionFigureandTableChar"/>
            <w:b/>
            <w:bCs/>
            <w:rPrChange w:id="415" w:author="煜锐 黄" w:date="2024-12-19T21:02:00Z" w16du:dateUtc="2024-12-19T13:02:00Z">
              <w:rPr>
                <w:rStyle w:val="CaptionFigureandTableChar"/>
                <w:b/>
                <w:bCs/>
                <w:color w:val="FF0000"/>
              </w:rPr>
            </w:rPrChange>
          </w:rPr>
          <w:t>Figure 2. The scales of scienti</w:t>
        </w:r>
        <w:r w:rsidRPr="00A66B5D">
          <w:rPr>
            <w:b/>
            <w:bCs/>
            <w:rPrChange w:id="416" w:author="煜锐 黄" w:date="2024-12-19T21:02:00Z" w16du:dateUtc="2024-12-19T13:02:00Z">
              <w:rPr>
                <w:b/>
                <w:bCs/>
                <w:color w:val="FF0000"/>
              </w:rPr>
            </w:rPrChange>
          </w:rPr>
          <w:t>sts’</w:t>
        </w:r>
        <w:r w:rsidRPr="00A66B5D">
          <w:rPr>
            <w:rStyle w:val="CaptionFigureandTableChar"/>
            <w:b/>
            <w:bCs/>
            <w:rPrChange w:id="417" w:author="煜锐 黄" w:date="2024-12-19T21:02:00Z" w16du:dateUtc="2024-12-19T13:02:00Z">
              <w:rPr>
                <w:rStyle w:val="CaptionFigureandTableChar"/>
                <w:b/>
                <w:bCs/>
                <w:color w:val="FF0000"/>
              </w:rPr>
            </w:rPrChange>
          </w:rPr>
          <w:t xml:space="preserve"> mobility across hierarchical geographical levels.</w:t>
        </w:r>
        <w:r w:rsidRPr="00A66B5D">
          <w:rPr>
            <w:rStyle w:val="CaptionFigureandTableChar"/>
            <w:rPrChange w:id="418" w:author="煜锐 黄" w:date="2024-12-19T21:02:00Z" w16du:dateUtc="2024-12-19T13:02:00Z">
              <w:rPr>
                <w:rStyle w:val="CaptionFigureandTableChar"/>
                <w:color w:val="FF0000"/>
              </w:rPr>
            </w:rPrChange>
          </w:rPr>
          <w:t xml:space="preserve"> </w:t>
        </w:r>
        <w:r w:rsidRPr="00A66B5D">
          <w:rPr>
            <w:b/>
            <w:bCs/>
          </w:rPr>
          <w:t>A.</w:t>
        </w:r>
        <w:r w:rsidRPr="00A66B5D">
          <w:t xml:space="preserve"> </w:t>
        </w:r>
        <w:r w:rsidRPr="00A66B5D">
          <w:rPr>
            <w:rFonts w:hint="eastAsia"/>
          </w:rPr>
          <w:t>H</w:t>
        </w:r>
        <w:r w:rsidRPr="00A66B5D">
          <w:t xml:space="preserve">ierarchical geographical structure of </w:t>
        </w:r>
      </w:ins>
      <w:ins w:id="419" w:author="煜锐 黄" w:date="2024-12-31T16:50:00Z" w16du:dateUtc="2024-12-31T08:50:00Z">
        <w:r w:rsidR="00502E31" w:rsidRPr="00502E31">
          <w:t xml:space="preserve">selected </w:t>
        </w:r>
      </w:ins>
      <w:ins w:id="420" w:author="煜锐 黄" w:date="2024-12-19T16:08:00Z" w16du:dateUtc="2024-12-19T08:08:00Z">
        <w:r w:rsidRPr="00A66B5D">
          <w:t>cities</w:t>
        </w:r>
      </w:ins>
      <w:ins w:id="421" w:author="煜锐 黄" w:date="2024-12-31T16:50:00Z" w16du:dateUtc="2024-12-31T08:50:00Z">
        <w:r w:rsidR="00502E31">
          <w:rPr>
            <w:rFonts w:hint="eastAsia"/>
          </w:rPr>
          <w:t xml:space="preserve"> </w:t>
        </w:r>
      </w:ins>
      <w:ins w:id="422" w:author="煜锐 黄" w:date="2024-12-19T16:08:00Z" w16du:dateUtc="2024-12-19T08:08:00Z">
        <w:r w:rsidRPr="00A66B5D">
          <w:t xml:space="preserve">involved in the </w:t>
        </w:r>
        <w:r w:rsidRPr="00A66B5D">
          <w:rPr>
            <w:rFonts w:hint="eastAsia"/>
          </w:rPr>
          <w:t xml:space="preserve">global scientific </w:t>
        </w:r>
        <w:r w:rsidRPr="00A66B5D">
          <w:t>mobility</w:t>
        </w:r>
        <w:r w:rsidRPr="00A66B5D">
          <w:rPr>
            <w:rFonts w:hint="eastAsia"/>
          </w:rPr>
          <w:t xml:space="preserve"> network</w:t>
        </w:r>
        <w:r w:rsidRPr="00A66B5D">
          <w:t xml:space="preserve">. The dendrogram presents the hierarchical </w:t>
        </w:r>
        <w:r w:rsidRPr="00A66B5D">
          <w:rPr>
            <w:rFonts w:hint="eastAsia"/>
          </w:rPr>
          <w:t>organization</w:t>
        </w:r>
        <w:r w:rsidRPr="00A66B5D">
          <w:t xml:space="preserve"> from continents</w:t>
        </w:r>
        <w:r w:rsidRPr="00A66B5D">
          <w:rPr>
            <w:rFonts w:hint="eastAsia"/>
          </w:rPr>
          <w:t xml:space="preserve"> to</w:t>
        </w:r>
        <w:r w:rsidRPr="00A66B5D">
          <w:t xml:space="preserve"> countries and cities. </w:t>
        </w:r>
        <w:commentRangeStart w:id="423"/>
        <w:commentRangeStart w:id="424"/>
        <w:r w:rsidRPr="00A66B5D">
          <w:t>The histogram for each city indicates the average number of publications per auth</w:t>
        </w:r>
        <w:r>
          <w:t>or in the city.</w:t>
        </w:r>
      </w:ins>
      <w:commentRangeEnd w:id="423"/>
      <w:r w:rsidR="00B7640C">
        <w:rPr>
          <w:rStyle w:val="a9"/>
        </w:rPr>
        <w:commentReference w:id="423"/>
      </w:r>
      <w:commentRangeEnd w:id="424"/>
      <w:r w:rsidR="00F848A5">
        <w:rPr>
          <w:rStyle w:val="a9"/>
        </w:rPr>
        <w:commentReference w:id="424"/>
      </w:r>
      <w:ins w:id="425" w:author="煜锐 黄" w:date="2024-12-19T16:08:00Z" w16du:dateUtc="2024-12-19T08:08:00Z">
        <w:r>
          <w:rPr>
            <w:rFonts w:hint="eastAsia"/>
          </w:rPr>
          <w:t xml:space="preserve"> </w:t>
        </w:r>
        <w:r>
          <w:rPr>
            <w:rFonts w:hint="eastAsia"/>
            <w:b/>
            <w:bCs/>
          </w:rPr>
          <w:t>B</w:t>
        </w:r>
        <w:r>
          <w:rPr>
            <w:b/>
            <w:bCs/>
          </w:rPr>
          <w:t>.</w:t>
        </w:r>
        <w:r>
          <w:t xml:space="preserve"> </w:t>
        </w:r>
        <w:r>
          <w:rPr>
            <w:rFonts w:hint="eastAsia"/>
          </w:rPr>
          <w:t>H</w:t>
        </w:r>
        <w:r>
          <w:t xml:space="preserve">ierarchical scale framework: Researchers transition between institutions (represented by black dots) within the nested </w:t>
        </w:r>
        <w:r>
          <w:rPr>
            <w:rFonts w:hint="eastAsia"/>
          </w:rPr>
          <w:t xml:space="preserve">geographical </w:t>
        </w:r>
        <w:r>
          <w:t>regions. Rectangles with different colors represent regions at different hierarchical levels. Dashed arrows in color illustrate potential transitions across different level distances</w:t>
        </w:r>
      </w:ins>
      <w:ins w:id="426" w:author="煜锐 黄" w:date="2024-12-31T16:51:00Z" w16du:dateUtc="2024-12-31T08:51:00Z">
        <w:r w:rsidR="00F848A5">
          <w:rPr>
            <w:rFonts w:hint="eastAsia"/>
          </w:rPr>
          <w:t>(</w:t>
        </w:r>
      </w:ins>
      <w:ins w:id="427" w:author="煜锐 黄" w:date="2024-12-31T16:52:00Z" w16du:dateUtc="2024-12-31T08:52:00Z">
        <w:r w:rsidR="00F848A5">
          <w:rPr>
            <w:rFonts w:hint="eastAsia"/>
          </w:rPr>
          <w:t xml:space="preserve">For </w:t>
        </w:r>
        <w:r w:rsidR="00F848A5">
          <w:t>example</w:t>
        </w:r>
        <w:r w:rsidR="00F848A5">
          <w:rPr>
            <w:rFonts w:hint="eastAsia"/>
          </w:rPr>
          <w:t>, blue arrow means scientist conducts inter-city mobility</w:t>
        </w:r>
      </w:ins>
      <w:ins w:id="428" w:author="煜锐 黄" w:date="2024-12-31T16:51:00Z" w16du:dateUtc="2024-12-31T08:51:00Z">
        <w:r w:rsidR="00F848A5">
          <w:rPr>
            <w:rFonts w:hint="eastAsia"/>
          </w:rPr>
          <w:t>)</w:t>
        </w:r>
      </w:ins>
      <w:ins w:id="429" w:author="煜锐 黄" w:date="2024-12-19T16:08:00Z" w16du:dateUtc="2024-12-19T08:08:00Z">
        <w:r>
          <w:t xml:space="preserve">. The transition probability between </w:t>
        </w:r>
        <w:r>
          <w:rPr>
            <w:rFonts w:hint="eastAsia"/>
          </w:rPr>
          <w:t xml:space="preserve">any </w:t>
        </w:r>
        <w:r>
          <w:t>two institutions is determined by the level distance of the transition and the attractiveness of the destination</w:t>
        </w:r>
        <w:r>
          <w:rPr>
            <w:rFonts w:hint="eastAsia"/>
          </w:rPr>
          <w:t xml:space="preserve"> region</w:t>
        </w:r>
        <w:r>
          <w:t>.</w:t>
        </w:r>
      </w:ins>
    </w:p>
    <w:p w14:paraId="1D0DCDDB" w14:textId="691B2B89" w:rsidR="00C42924" w:rsidRDefault="00C42924">
      <w:pPr>
        <w:pStyle w:val="CaptionFigureandTable"/>
        <w:pPrChange w:id="430" w:author="煜锐 黄" w:date="2024-12-19T16:08:00Z" w16du:dateUtc="2024-12-19T08:08:00Z">
          <w:pPr/>
        </w:pPrChange>
      </w:pPr>
    </w:p>
    <w:p w14:paraId="147C1D9B" w14:textId="77777777" w:rsidR="00C42924" w:rsidDel="009905A9" w:rsidRDefault="00C42924" w:rsidP="00C42924">
      <w:pPr>
        <w:rPr>
          <w:del w:id="431" w:author="Yifang Ma" w:date="2024-12-30T14:47:00Z" w16du:dateUtc="2024-12-30T06:47:00Z"/>
        </w:rPr>
      </w:pPr>
    </w:p>
    <w:p w14:paraId="78887283" w14:textId="77777777" w:rsidR="00C42924" w:rsidRDefault="00C42924" w:rsidP="00C42924"/>
    <w:p w14:paraId="259DF611" w14:textId="77777777" w:rsidR="00C42924" w:rsidRDefault="00C42924" w:rsidP="00C42924">
      <w:pPr>
        <w:rPr>
          <w:b/>
          <w:bCs/>
        </w:rPr>
      </w:pPr>
      <w:r>
        <w:rPr>
          <w:b/>
          <w:bCs/>
        </w:rPr>
        <w:t>The SMART Model</w:t>
      </w:r>
    </w:p>
    <w:p w14:paraId="37F5A200" w14:textId="06A7D4A9" w:rsidR="00C42924" w:rsidRDefault="00C42924" w:rsidP="00C42924">
      <w:r>
        <w:t xml:space="preserve">In </w:t>
      </w:r>
      <w:r>
        <w:rPr>
          <w:rFonts w:hint="eastAsia"/>
        </w:rPr>
        <w:t>our</w:t>
      </w:r>
      <w:del w:id="432" w:author="煜锐 黄" w:date="2024-12-19T16:15:00Z" w16du:dateUtc="2024-12-19T08:15:00Z">
        <w:r w:rsidDel="00F41821">
          <w:rPr>
            <w:rFonts w:hint="eastAsia"/>
          </w:rPr>
          <w:delText xml:space="preserve"> </w:delText>
        </w:r>
        <w:r w:rsidR="00B854C2" w:rsidRPr="00B854C2" w:rsidDel="00F41821">
          <w:delText xml:space="preserve">Scientific Mobility and Administrative Regions </w:delText>
        </w:r>
        <w:r w:rsidR="00B854C2" w:rsidDel="00F41821">
          <w:rPr>
            <w:rFonts w:hint="eastAsia"/>
          </w:rPr>
          <w:delText>(</w:delText>
        </w:r>
      </w:del>
      <w:del w:id="433" w:author="煜锐 黄" w:date="2024-12-19T16:16:00Z" w16du:dateUtc="2024-12-19T08:16:00Z">
        <w:r w:rsidDel="00F41821">
          <w:delText>SMART</w:delText>
        </w:r>
        <w:r w:rsidR="00B854C2" w:rsidDel="00F41821">
          <w:rPr>
            <w:rFonts w:hint="eastAsia"/>
          </w:rPr>
          <w:delText>)</w:delText>
        </w:r>
      </w:del>
      <w:r>
        <w:t xml:space="preserve"> model, each scientist moves in a hierarchical physical space with four level</w:t>
      </w:r>
      <w:r>
        <w:rPr>
          <w:rFonts w:eastAsia="等线"/>
        </w:rPr>
        <w:t>s</w:t>
      </w:r>
      <w:r>
        <w:t xml:space="preserve">: institutions, cities, countries, and continents, ordered from smallest to largest </w:t>
      </w:r>
      <w:r w:rsidRPr="00DE1655">
        <w:t>(</w:t>
      </w:r>
      <w:ins w:id="434" w:author="煜锐 黄" w:date="2024-12-30T22:43:00Z" w16du:dateUtc="2024-12-30T14:43:00Z">
        <w:r w:rsidR="003D6EA2" w:rsidRPr="00DE1655">
          <w:rPr>
            <w:rFonts w:hint="eastAsia"/>
          </w:rPr>
          <w:t xml:space="preserve">The data </w:t>
        </w:r>
      </w:ins>
      <w:ins w:id="435" w:author="煜锐 黄" w:date="2024-12-30T22:44:00Z" w16du:dateUtc="2024-12-30T14:44:00Z">
        <w:r w:rsidR="003D6EA2" w:rsidRPr="00DE1655">
          <w:rPr>
            <w:rFonts w:hint="eastAsia"/>
          </w:rPr>
          <w:lastRenderedPageBreak/>
          <w:t xml:space="preserve">included </w:t>
        </w:r>
      </w:ins>
      <w:ins w:id="436" w:author="煜锐 黄" w:date="2024-12-30T22:45:00Z" w16du:dateUtc="2024-12-30T14:45:00Z">
        <w:r w:rsidR="003D6EA2" w:rsidRPr="00DE1655">
          <w:rPr>
            <w:rFonts w:hint="eastAsia"/>
          </w:rPr>
          <w:t>all scientifically-active cities in the world</w:t>
        </w:r>
        <w:r w:rsidR="00DE1655" w:rsidRPr="00DE1655">
          <w:rPr>
            <w:rFonts w:hint="eastAsia"/>
          </w:rPr>
          <w:t>, and a</w:t>
        </w:r>
      </w:ins>
      <w:ins w:id="437" w:author="煜锐 黄" w:date="2024-12-19T16:27:00Z" w16du:dateUtc="2024-12-19T08:27:00Z">
        <w:r w:rsidR="00904646" w:rsidRPr="00DE1655">
          <w:t xml:space="preserve"> sample of 200 major cities involved in global scientific activity is illustrated in </w:t>
        </w:r>
        <w:commentRangeStart w:id="438"/>
        <w:commentRangeStart w:id="439"/>
        <w:r w:rsidR="00904646" w:rsidRPr="00DE1655">
          <w:t>Figure</w:t>
        </w:r>
      </w:ins>
      <w:commentRangeEnd w:id="438"/>
      <w:r w:rsidR="00B7640C" w:rsidRPr="00DE1655">
        <w:rPr>
          <w:rStyle w:val="a9"/>
        </w:rPr>
        <w:commentReference w:id="438"/>
      </w:r>
      <w:commentRangeEnd w:id="439"/>
      <w:r w:rsidR="00AC7BC5">
        <w:rPr>
          <w:rStyle w:val="a9"/>
        </w:rPr>
        <w:commentReference w:id="439"/>
      </w:r>
      <w:ins w:id="440" w:author="煜锐 黄" w:date="2024-12-19T16:27:00Z" w16du:dateUtc="2024-12-19T08:27:00Z">
        <w:r w:rsidR="00904646" w:rsidRPr="00DE1655">
          <w:t xml:space="preserve"> 2A</w:t>
        </w:r>
      </w:ins>
      <w:del w:id="441" w:author="煜锐 黄" w:date="2024-12-19T16:27:00Z" w16du:dateUtc="2024-12-19T08:27:00Z">
        <w:r w:rsidRPr="00DE1655" w:rsidDel="00904646">
          <w:delText xml:space="preserve">Fig. </w:delText>
        </w:r>
      </w:del>
      <w:del w:id="442" w:author="煜锐 黄" w:date="2024-12-19T16:09:00Z" w16du:dateUtc="2024-12-19T08:09:00Z">
        <w:r w:rsidRPr="00DE1655" w:rsidDel="00813B9B">
          <w:delText>1E</w:delText>
        </w:r>
      </w:del>
      <w:r w:rsidRPr="00DE1655">
        <w:t>).</w:t>
      </w:r>
      <w:r>
        <w:t xml:space="preserve"> </w:t>
      </w:r>
      <w:r w:rsidR="00AE1B67" w:rsidRPr="00AE1B67">
        <w:t>Each level is partitioned into geographical regions, with each lower-level region entirely contained within a single higher-level region.</w:t>
      </w:r>
      <w:r w:rsidR="00AE1B67">
        <w:rPr>
          <w:rFonts w:hint="eastAsia"/>
        </w:rPr>
        <w:t xml:space="preserve"> </w:t>
      </w:r>
      <w:r w:rsidR="00AE1B67" w:rsidRPr="00AE1B67">
        <w:t>For instance, an institution at level 0 is part of a city at level 1.</w:t>
      </w:r>
      <w:r w:rsidR="00AE1B67">
        <w:rPr>
          <w:rFonts w:hint="eastAsia"/>
        </w:rPr>
        <w:t xml:space="preserve"> Consequently, the </w:t>
      </w:r>
      <w:r>
        <w:t xml:space="preserve">geographical location of institution </w:t>
      </w:r>
      <m:oMath>
        <m:r>
          <w:rPr>
            <w:rFonts w:ascii="Cambria Math" w:hAnsi="Cambria Math"/>
          </w:rPr>
          <m:t>k</m:t>
        </m:r>
      </m:oMath>
      <w:r>
        <w:t xml:space="preserve"> can be identified as a sequence of nested regions </w:t>
      </w:r>
      <m:oMath>
        <m:r>
          <w:rPr>
            <w:rFonts w:ascii="Cambria Math" w:hAnsi="Cambria Math"/>
          </w:rPr>
          <m:t>T(k) = (</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oMath>
      <w:r>
        <w:t>, where</w:t>
      </w:r>
      <w:r w:rsidR="00AE1B67">
        <w:rPr>
          <w:rFonts w:hint="eastAsia"/>
        </w:rPr>
        <w:t xml:space="preserve"> each</w:t>
      </w:r>
      <w:r>
        <w:t xml:space="preserve"> region </w:t>
      </w:r>
      <m:oMath>
        <m:sSub>
          <m:sSubPr>
            <m:ctrlPr>
              <w:rPr>
                <w:rFonts w:ascii="Cambria Math" w:hAnsi="Cambria Math"/>
                <w:i/>
              </w:rPr>
            </m:ctrlPr>
          </m:sSubPr>
          <m:e>
            <m:r>
              <w:rPr>
                <w:rFonts w:ascii="Cambria Math" w:hAnsi="Cambria Math"/>
              </w:rPr>
              <m:t>k</m:t>
            </m:r>
          </m:e>
          <m:sub>
            <m:r>
              <w:rPr>
                <w:rFonts w:ascii="Cambria Math" w:hAnsi="Cambria Math"/>
              </w:rPr>
              <m:t>l</m:t>
            </m:r>
          </m:sub>
        </m:sSub>
      </m:oMath>
      <w:r>
        <w:t xml:space="preserve"> is included in </w:t>
      </w:r>
      <m:oMath>
        <m:sSub>
          <m:sSubPr>
            <m:ctrlPr>
              <w:rPr>
                <w:rFonts w:ascii="Cambria Math" w:hAnsi="Cambria Math"/>
                <w:i/>
              </w:rPr>
            </m:ctrlPr>
          </m:sSubPr>
          <m:e>
            <m:r>
              <w:rPr>
                <w:rFonts w:ascii="Cambria Math" w:hAnsi="Cambria Math"/>
              </w:rPr>
              <m:t>k</m:t>
            </m:r>
          </m:e>
          <m:sub>
            <m:r>
              <w:rPr>
                <w:rFonts w:ascii="Cambria Math" w:hAnsi="Cambria Math"/>
              </w:rPr>
              <m:t>l+1</m:t>
            </m:r>
          </m:sub>
        </m:sSub>
      </m:oMath>
      <w:r>
        <w:t>,</w:t>
      </w:r>
      <w:r w:rsidR="00AE1B67">
        <w:rPr>
          <w:rFonts w:hint="eastAsia"/>
        </w:rPr>
        <w:t xml:space="preserve"> and</w:t>
      </w:r>
      <w:r>
        <w:t xml:space="preserve"> </w:t>
      </w:r>
      <m:oMath>
        <m:r>
          <w:rPr>
            <w:rFonts w:ascii="Cambria Math" w:hAnsi="Cambria Math"/>
          </w:rPr>
          <m:t>l</m:t>
        </m:r>
      </m:oMath>
      <w:r>
        <w:t xml:space="preserve"> </w:t>
      </w:r>
      <w:r w:rsidR="00AE1B67">
        <w:rPr>
          <w:rFonts w:hint="eastAsia"/>
        </w:rPr>
        <w:t>indicates</w:t>
      </w:r>
      <w:r>
        <w:t xml:space="preserve"> the level.</w:t>
      </w:r>
    </w:p>
    <w:p w14:paraId="655499D6" w14:textId="77777777" w:rsidR="00C42924" w:rsidRDefault="00C42924" w:rsidP="00C42924"/>
    <w:p w14:paraId="799E9DA6" w14:textId="6CAF8FCB" w:rsidR="00C42924" w:rsidRDefault="00C42924" w:rsidP="00C42924">
      <w:r>
        <w:t>The level distance</w:t>
      </w:r>
      <w:r>
        <w:rPr>
          <w:rFonts w:eastAsia="等线"/>
        </w:rPr>
        <w:t xml:space="preserve">, </w:t>
      </w:r>
      <m:oMath>
        <m:r>
          <w:rPr>
            <w:rFonts w:ascii="Cambria Math" w:hAnsi="Cambria Math"/>
          </w:rPr>
          <m:t>d</m:t>
        </m:r>
        <m:d>
          <m:dPr>
            <m:ctrlPr>
              <w:rPr>
                <w:rFonts w:ascii="Cambria Math" w:hAnsi="Cambria Math"/>
              </w:rPr>
            </m:ctrlPr>
          </m:dPr>
          <m:e>
            <m:r>
              <w:rPr>
                <w:rFonts w:ascii="Cambria Math" w:hAnsi="Cambria Math"/>
              </w:rPr>
              <m:t>j</m:t>
            </m:r>
            <m:r>
              <m:rPr>
                <m:sty m:val="p"/>
              </m:rPr>
              <w:rPr>
                <w:rFonts w:ascii="Cambria Math" w:hAnsi="Cambria Math"/>
              </w:rPr>
              <m:t>,</m:t>
            </m:r>
            <m:r>
              <w:rPr>
                <w:rFonts w:ascii="Cambria Math" w:hAnsi="Cambria Math"/>
              </w:rPr>
              <m:t>k</m:t>
            </m:r>
          </m:e>
        </m:d>
      </m:oMath>
      <w:r>
        <w:t xml:space="preserve"> between </w:t>
      </w:r>
      <w:r w:rsidR="00AE1B67">
        <w:rPr>
          <w:rFonts w:hint="eastAsia"/>
        </w:rPr>
        <w:t xml:space="preserve">two </w:t>
      </w:r>
      <w:r>
        <w:t>institution</w:t>
      </w:r>
      <w:r>
        <w:rPr>
          <w:rFonts w:eastAsia="等线"/>
        </w:rPr>
        <w:t>s</w:t>
      </w:r>
      <w:r>
        <w:t xml:space="preserve"> </w:t>
      </w:r>
      <m:oMath>
        <m:r>
          <w:rPr>
            <w:rFonts w:ascii="Cambria Math" w:hAnsi="Cambria Math"/>
          </w:rPr>
          <m:t>j</m:t>
        </m:r>
      </m:oMath>
      <w:r>
        <w:t xml:space="preserve"> and </w:t>
      </w:r>
      <m:oMath>
        <m:r>
          <w:rPr>
            <w:rFonts w:ascii="Cambria Math" w:hAnsi="Cambria Math"/>
          </w:rPr>
          <m:t>k</m:t>
        </m:r>
      </m:oMath>
      <w:r>
        <w:t xml:space="preserve"> is defined as the highest index (start from 0) at which </w:t>
      </w:r>
      <m:oMath>
        <m:r>
          <w:rPr>
            <w:rFonts w:ascii="Cambria Math" w:hAnsi="Cambria Math"/>
          </w:rPr>
          <m:t>j</m:t>
        </m:r>
      </m:oMath>
      <w:r>
        <w:t xml:space="preserve"> and </w:t>
      </w:r>
      <m:oMath>
        <m:r>
          <w:rPr>
            <w:rFonts w:ascii="Cambria Math" w:hAnsi="Cambria Math"/>
          </w:rPr>
          <m:t>k</m:t>
        </m:r>
      </m:oMath>
      <w:r>
        <w:t xml:space="preserve"> differ. For example, let </w:t>
      </w:r>
      <m:oMath>
        <m:r>
          <w:rPr>
            <w:rFonts w:ascii="Cambria Math" w:hAnsi="Cambria Math"/>
          </w:rPr>
          <m:t>j</m:t>
        </m:r>
      </m:oMath>
      <w:r>
        <w:t xml:space="preserve"> be Beijing Normal University</w:t>
      </w:r>
      <w:r>
        <w:rPr>
          <w:rFonts w:eastAsia="等线"/>
        </w:rPr>
        <w:t xml:space="preserve">, </w:t>
      </w:r>
      <w:r>
        <w:t xml:space="preserve">and </w:t>
      </w:r>
      <m:oMath>
        <m:r>
          <w:rPr>
            <w:rFonts w:ascii="Cambria Math" w:hAnsi="Cambria Math"/>
          </w:rPr>
          <m:t>k</m:t>
        </m:r>
      </m:oMath>
      <w:r>
        <w:t xml:space="preserve"> be Tokyo University, then</w:t>
      </w:r>
      <w:r w:rsidR="007C5465">
        <w:rPr>
          <w:rFonts w:hint="eastAsia"/>
        </w:rPr>
        <w:t xml:space="preserve">: </w:t>
      </w:r>
    </w:p>
    <w:p w14:paraId="5512F39F" w14:textId="7495D1B0" w:rsidR="00C42924" w:rsidRDefault="00C42924" w:rsidP="00C42924">
      <w:pPr>
        <w:jc w:val="center"/>
      </w:pPr>
      <m:oMath>
        <m:r>
          <w:rPr>
            <w:rFonts w:ascii="Cambria Math" w:hAnsi="Cambria Math"/>
          </w:rPr>
          <m:t>T</m:t>
        </m:r>
        <m:d>
          <m:dPr>
            <m:ctrlPr>
              <w:rPr>
                <w:rFonts w:ascii="Cambria Math" w:hAnsi="Cambria Math"/>
              </w:rPr>
            </m:ctrlPr>
          </m:dPr>
          <m:e>
            <m:r>
              <w:rPr>
                <w:rFonts w:ascii="Cambria Math" w:hAnsi="Cambria Math"/>
              </w:rPr>
              <m:t>j</m:t>
            </m:r>
          </m:e>
        </m:d>
        <m:r>
          <m:rPr>
            <m:sty m:val="p"/>
          </m:rPr>
          <w:rPr>
            <w:rFonts w:ascii="Cambria Math" w:hAnsi="Cambria Math"/>
          </w:rPr>
          <m:t>=</m:t>
        </m:r>
        <m:d>
          <m:dPr>
            <m:ctrlPr>
              <w:ins w:id="443" w:author="煜锐 黄" w:date="2024-12-30T22:46:00Z" w16du:dateUtc="2024-12-30T14:46:00Z">
                <w:rPr>
                  <w:rFonts w:ascii="Cambria Math" w:hAnsi="Cambria Math"/>
                </w:rPr>
              </w:ins>
            </m:ctrlPr>
          </m:dPr>
          <m:e>
            <m:sSub>
              <m:sSubPr>
                <m:ctrlPr>
                  <w:ins w:id="444" w:author="煜锐 黄" w:date="2024-12-30T22:46:00Z" w16du:dateUtc="2024-12-30T14:46:00Z">
                    <w:rPr>
                      <w:rFonts w:ascii="Cambria Math" w:hAnsi="Cambria Math"/>
                      <w:i/>
                    </w:rPr>
                  </w:ins>
                </m:ctrlPr>
              </m:sSubPr>
              <m:e>
                <m:r>
                  <w:ins w:id="445" w:author="煜锐 黄" w:date="2024-12-30T22:46:00Z" w16du:dateUtc="2024-12-30T14:46:00Z">
                    <w:rPr>
                      <w:rFonts w:ascii="Cambria Math" w:hAnsi="Cambria Math"/>
                    </w:rPr>
                    <m:t>j</m:t>
                  </w:ins>
                </m:r>
              </m:e>
              <m:sub>
                <m:r>
                  <w:ins w:id="446" w:author="煜锐 黄" w:date="2024-12-30T22:46:00Z" w16du:dateUtc="2024-12-30T14:46:00Z">
                    <w:rPr>
                      <w:rFonts w:ascii="Cambria Math" w:hAnsi="Cambria Math"/>
                    </w:rPr>
                    <m:t>0</m:t>
                  </w:ins>
                </m:r>
              </m:sub>
            </m:sSub>
            <m:r>
              <w:ins w:id="447" w:author="煜锐 黄" w:date="2024-12-30T22:46:00Z" w16du:dateUtc="2024-12-30T14:46:00Z">
                <w:rPr>
                  <w:rFonts w:ascii="Cambria Math" w:hAnsi="Cambria Math"/>
                </w:rPr>
                <m:t>,</m:t>
              </w:ins>
            </m:r>
            <m:sSub>
              <m:sSubPr>
                <m:ctrlPr>
                  <w:ins w:id="448" w:author="煜锐 黄" w:date="2024-12-30T22:46:00Z" w16du:dateUtc="2024-12-30T14:46:00Z">
                    <w:rPr>
                      <w:rFonts w:ascii="Cambria Math" w:hAnsi="Cambria Math"/>
                      <w:i/>
                    </w:rPr>
                  </w:ins>
                </m:ctrlPr>
              </m:sSubPr>
              <m:e>
                <m:r>
                  <w:ins w:id="449" w:author="煜锐 黄" w:date="2024-12-30T22:46:00Z" w16du:dateUtc="2024-12-30T14:46:00Z">
                    <w:rPr>
                      <w:rFonts w:ascii="Cambria Math" w:hAnsi="Cambria Math"/>
                    </w:rPr>
                    <m:t>j</m:t>
                  </w:ins>
                </m:r>
              </m:e>
              <m:sub>
                <m:r>
                  <w:ins w:id="450" w:author="煜锐 黄" w:date="2024-12-30T22:46:00Z" w16du:dateUtc="2024-12-30T14:46:00Z">
                    <w:rPr>
                      <w:rFonts w:ascii="Cambria Math" w:hAnsi="Cambria Math"/>
                    </w:rPr>
                    <m:t>1</m:t>
                  </w:ins>
                </m:r>
              </m:sub>
            </m:sSub>
            <m:r>
              <w:ins w:id="451" w:author="煜锐 黄" w:date="2024-12-30T22:46:00Z" w16du:dateUtc="2024-12-30T14:46:00Z">
                <w:rPr>
                  <w:rFonts w:ascii="Cambria Math" w:hAnsi="Cambria Math"/>
                </w:rPr>
                <m:t>,</m:t>
              </w:ins>
            </m:r>
            <m:sSub>
              <m:sSubPr>
                <m:ctrlPr>
                  <w:ins w:id="452" w:author="煜锐 黄" w:date="2024-12-30T22:46:00Z" w16du:dateUtc="2024-12-30T14:46:00Z">
                    <w:rPr>
                      <w:rFonts w:ascii="Cambria Math" w:hAnsi="Cambria Math"/>
                      <w:i/>
                    </w:rPr>
                  </w:ins>
                </m:ctrlPr>
              </m:sSubPr>
              <m:e>
                <m:r>
                  <w:ins w:id="453" w:author="煜锐 黄" w:date="2024-12-30T22:46:00Z" w16du:dateUtc="2024-12-30T14:46:00Z">
                    <w:rPr>
                      <w:rFonts w:ascii="Cambria Math" w:hAnsi="Cambria Math"/>
                    </w:rPr>
                    <m:t>j</m:t>
                  </w:ins>
                </m:r>
              </m:e>
              <m:sub>
                <m:r>
                  <w:ins w:id="454" w:author="煜锐 黄" w:date="2024-12-30T22:46:00Z" w16du:dateUtc="2024-12-30T14:46:00Z">
                    <w:rPr>
                      <w:rFonts w:ascii="Cambria Math" w:hAnsi="Cambria Math"/>
                    </w:rPr>
                    <m:t>2</m:t>
                  </w:ins>
                </m:r>
              </m:sub>
            </m:sSub>
            <m:r>
              <w:ins w:id="455" w:author="煜锐 黄" w:date="2024-12-30T22:46:00Z" w16du:dateUtc="2024-12-30T14:46:00Z">
                <w:rPr>
                  <w:rFonts w:ascii="Cambria Math" w:hAnsi="Cambria Math"/>
                </w:rPr>
                <m:t>,</m:t>
              </w:ins>
            </m:r>
            <m:sSub>
              <m:sSubPr>
                <m:ctrlPr>
                  <w:ins w:id="456" w:author="煜锐 黄" w:date="2024-12-30T22:46:00Z" w16du:dateUtc="2024-12-30T14:46:00Z">
                    <w:rPr>
                      <w:rFonts w:ascii="Cambria Math" w:hAnsi="Cambria Math"/>
                      <w:i/>
                    </w:rPr>
                  </w:ins>
                </m:ctrlPr>
              </m:sSubPr>
              <m:e>
                <m:r>
                  <w:ins w:id="457" w:author="煜锐 黄" w:date="2024-12-30T22:46:00Z" w16du:dateUtc="2024-12-30T14:46:00Z">
                    <w:rPr>
                      <w:rFonts w:ascii="Cambria Math" w:hAnsi="Cambria Math"/>
                    </w:rPr>
                    <m:t>j</m:t>
                  </w:ins>
                </m:r>
              </m:e>
              <m:sub>
                <m:r>
                  <w:ins w:id="458" w:author="煜锐 黄" w:date="2024-12-30T22:46:00Z" w16du:dateUtc="2024-12-30T14:46:00Z">
                    <w:rPr>
                      <w:rFonts w:ascii="Cambria Math" w:hAnsi="Cambria Math"/>
                    </w:rPr>
                    <m:t>3</m:t>
                  </w:ins>
                </m:r>
              </m:sub>
            </m:sSub>
          </m:e>
        </m:d>
        <m:r>
          <w:ins w:id="459" w:author="煜锐 黄" w:date="2024-12-30T22:46:00Z" w16du:dateUtc="2024-12-30T14:46:00Z">
            <m:rPr>
              <m:sty m:val="p"/>
            </m:rPr>
            <w:rPr>
              <w:rFonts w:ascii="Cambria Math" w:hAnsi="Cambria Math"/>
            </w:rPr>
            <m:t>=</m:t>
          </w:ins>
        </m:r>
        <m:d>
          <m:dPr>
            <m:ctrlPr>
              <w:rPr>
                <w:rFonts w:ascii="Cambria Math" w:hAnsi="Cambria Math"/>
              </w:rPr>
            </m:ctrlPr>
          </m:dPr>
          <m:e>
            <m:r>
              <m:rPr>
                <m:sty m:val="p"/>
              </m:rPr>
              <w:rPr>
                <w:rFonts w:ascii="Cambria Math" w:hAnsi="Cambria Math"/>
              </w:rPr>
              <m:t>Beijing Normal University</m:t>
            </m:r>
            <m:r>
              <m:rPr>
                <m:sty m:val="p"/>
              </m:rPr>
              <w:rPr>
                <w:rFonts w:ascii="Cambria Math"/>
              </w:rPr>
              <m:t xml:space="preserve">, </m:t>
            </m:r>
            <m:r>
              <m:rPr>
                <m:nor/>
              </m:rPr>
              <m:t>Beijing</m:t>
            </m:r>
            <m:r>
              <m:rPr>
                <m:sty m:val="p"/>
              </m:rPr>
              <w:rPr>
                <w:rFonts w:ascii="Cambria Math" w:hAnsi="Cambria Math"/>
              </w:rPr>
              <m:t xml:space="preserve">, </m:t>
            </m:r>
            <m:r>
              <m:rPr>
                <m:nor/>
              </m:rPr>
              <m:t>China</m:t>
            </m:r>
            <m:r>
              <m:rPr>
                <m:sty m:val="p"/>
              </m:rPr>
              <w:rPr>
                <w:rFonts w:ascii="Cambria Math" w:hAnsi="Cambria Math"/>
              </w:rPr>
              <m:t xml:space="preserve">, </m:t>
            </m:r>
            <m:r>
              <m:rPr>
                <m:nor/>
              </m:rPr>
              <m:t>As</m:t>
            </m:r>
            <m:r>
              <m:rPr>
                <m:nor/>
              </m:rPr>
              <w:rPr>
                <w:rFonts w:ascii="Cambria Math"/>
              </w:rPr>
              <m:t>i</m:t>
            </m:r>
            <m:r>
              <m:rPr>
                <m:nor/>
              </m:rPr>
              <m:t>a</m:t>
            </m:r>
          </m:e>
        </m:d>
      </m:oMath>
      <w:r>
        <w:t>,</w:t>
      </w:r>
    </w:p>
    <w:p w14:paraId="53190097" w14:textId="77777777" w:rsidR="00C42924" w:rsidRDefault="00C42924" w:rsidP="00C42924">
      <w:r>
        <w:t>and</w:t>
      </w:r>
    </w:p>
    <w:p w14:paraId="013874EE" w14:textId="77777777" w:rsidR="00C42924" w:rsidRDefault="00C42924" w:rsidP="00C42924">
      <w:pPr>
        <w:jc w:val="center"/>
      </w:pPr>
      <m:oMath>
        <m:r>
          <w:rPr>
            <w:rFonts w:ascii="Cambria Math" w:hAnsi="Cambria Math"/>
          </w:rPr>
          <m:t>T</m:t>
        </m:r>
        <m:d>
          <m:dPr>
            <m:ctrlPr>
              <w:rPr>
                <w:rFonts w:ascii="Cambria Math" w:hAnsi="Cambria Math"/>
              </w:rPr>
            </m:ctrlPr>
          </m:dPr>
          <m:e>
            <m:r>
              <w:rPr>
                <w:rFonts w:ascii="Cambria Math" w:hAnsi="Cambria Math"/>
              </w:rPr>
              <m:t>k</m:t>
            </m:r>
          </m:e>
        </m:d>
        <m:r>
          <m:rPr>
            <m:sty m:val="p"/>
          </m:rPr>
          <w:rPr>
            <w:rFonts w:ascii="Cambria Math" w:hAnsi="Cambria Math"/>
          </w:rPr>
          <m:t>=</m:t>
        </m:r>
        <m:d>
          <m:dPr>
            <m:ctrlPr>
              <w:rPr>
                <w:rFonts w:ascii="Cambria Math" w:hAnsi="Cambria Math"/>
              </w:rPr>
            </m:ctrlPr>
          </m:dPr>
          <m:e>
            <m:r>
              <m:rPr>
                <m:nor/>
              </m:rPr>
              <m:t>Tokyo</m:t>
            </m:r>
            <m:r>
              <m:rPr>
                <m:nor/>
              </m:rPr>
              <w:rPr>
                <w:rFonts w:ascii="Cambria Math"/>
              </w:rPr>
              <m:t xml:space="preserve"> University, </m:t>
            </m:r>
            <m:r>
              <m:rPr>
                <m:nor/>
              </m:rPr>
              <m:t>Tokyo</m:t>
            </m:r>
            <m:r>
              <m:rPr>
                <m:sty m:val="p"/>
              </m:rPr>
              <w:rPr>
                <w:rFonts w:ascii="Cambria Math" w:hAnsi="Cambria Math"/>
              </w:rPr>
              <m:t xml:space="preserve">, </m:t>
            </m:r>
            <m:r>
              <m:rPr>
                <m:nor/>
              </m:rPr>
              <m:t>Japan</m:t>
            </m:r>
            <m:r>
              <m:rPr>
                <m:sty m:val="p"/>
              </m:rPr>
              <w:rPr>
                <w:rFonts w:ascii="Cambria Math" w:hAnsi="Cambria Math"/>
              </w:rPr>
              <m:t xml:space="preserve">, </m:t>
            </m:r>
            <m:r>
              <m:rPr>
                <m:nor/>
              </m:rPr>
              <m:t>Asia</m:t>
            </m:r>
          </m:e>
        </m:d>
      </m:oMath>
      <w:r>
        <w:t>.</w:t>
      </w:r>
    </w:p>
    <w:p w14:paraId="6DEA7A4B" w14:textId="0DC45E11" w:rsidR="00C42924" w:rsidRDefault="00AE1B67" w:rsidP="00C42924">
      <w:r>
        <w:rPr>
          <w:rFonts w:hint="eastAsia"/>
        </w:rPr>
        <w:t>Since both</w:t>
      </w:r>
      <w:r w:rsidR="00C42924">
        <w:t xml:space="preserve"> tuples differ in the third elements,</w:t>
      </w:r>
      <w:r>
        <w:rPr>
          <w:rFonts w:hint="eastAsia"/>
        </w:rPr>
        <w:t xml:space="preserve"> </w:t>
      </w:r>
      <w:r w:rsidR="00C42924">
        <w:t xml:space="preserve">the level distance </w:t>
      </w:r>
      <m:oMath>
        <m:r>
          <w:rPr>
            <w:rFonts w:ascii="Cambria Math" w:hAnsi="Cambria Math"/>
          </w:rPr>
          <m:t>d</m:t>
        </m:r>
        <m:d>
          <m:dPr>
            <m:ctrlPr>
              <w:rPr>
                <w:rFonts w:ascii="Cambria Math" w:hAnsi="Cambria Math"/>
              </w:rPr>
            </m:ctrlPr>
          </m:dPr>
          <m:e>
            <m:r>
              <w:rPr>
                <w:rFonts w:ascii="Cambria Math" w:hAnsi="Cambria Math"/>
              </w:rPr>
              <m:t>j</m:t>
            </m:r>
            <m:r>
              <m:rPr>
                <m:sty m:val="p"/>
              </m:rPr>
              <w:rPr>
                <w:rFonts w:ascii="Cambria Math" w:hAnsi="Cambria Math"/>
              </w:rPr>
              <m:t>,</m:t>
            </m:r>
            <m:r>
              <w:rPr>
                <w:rFonts w:ascii="Cambria Math" w:hAnsi="Cambria Math"/>
              </w:rPr>
              <m:t>k</m:t>
            </m:r>
          </m:e>
        </m:d>
        <m:r>
          <m:rPr>
            <m:sty m:val="p"/>
          </m:rPr>
          <w:rPr>
            <w:rFonts w:ascii="Cambria Math" w:hAnsi="Cambria Math"/>
          </w:rPr>
          <m:t>=</m:t>
        </m:r>
        <m:r>
          <w:rPr>
            <w:rFonts w:ascii="Cambria Math" w:hAnsi="Cambria Math"/>
          </w:rPr>
          <m:t>2</m:t>
        </m:r>
      </m:oMath>
      <w:r w:rsidR="00C42924">
        <w:t xml:space="preserve">. </w:t>
      </w:r>
    </w:p>
    <w:p w14:paraId="5762730D" w14:textId="77777777" w:rsidR="00C42924" w:rsidRDefault="00C42924" w:rsidP="00C42924"/>
    <w:p w14:paraId="76E49D00" w14:textId="063FEC7B" w:rsidR="00C42924" w:rsidRDefault="00C42924" w:rsidP="00AE1B67">
      <w:pPr>
        <w:spacing w:beforeLines="50" w:before="156"/>
      </w:pPr>
      <w:r>
        <w:t>Based on this setting, the model was characterized by the following para</w:t>
      </w:r>
      <w:r w:rsidRPr="00A41A91">
        <w:rPr>
          <w:highlight w:val="yellow"/>
          <w:rPrChange w:id="460" w:author="Yifang Ma" w:date="2024-12-30T15:14:00Z" w16du:dateUtc="2024-12-30T07:14:00Z">
            <w:rPr/>
          </w:rPrChange>
        </w:rPr>
        <w:t xml:space="preserve">meters </w:t>
      </w:r>
      <w:r w:rsidRPr="00A41A91">
        <w:rPr>
          <w:highlight w:val="yellow"/>
          <w:rPrChange w:id="461" w:author="Yifang Ma" w:date="2024-12-30T15:14:00Z" w16du:dateUtc="2024-12-30T07:14:00Z">
            <w:rPr/>
          </w:rPrChange>
        </w:rPr>
        <w:fldChar w:fldCharType="begin"/>
      </w:r>
      <w:r w:rsidRPr="00A41A91">
        <w:rPr>
          <w:highlight w:val="yellow"/>
          <w:rPrChange w:id="462" w:author="Yifang Ma" w:date="2024-12-30T15:14:00Z" w16du:dateUtc="2024-12-30T07:14:00Z">
            <w:rPr/>
          </w:rPrChange>
        </w:rPr>
        <w:instrText xml:space="preserve"> ADDIN EN.CITE &lt;EndNote&gt;&lt;Cite&gt;&lt;Author&gt;Alessandretti&lt;/Author&gt;&lt;Year&gt;2020&lt;/Year&gt;&lt;RecNum&gt;145&lt;/RecNum&gt;&lt;DisplayText&gt;[14]&lt;/DisplayText&gt;&lt;record&gt;&lt;rec-number&gt;145&lt;/rec-number&gt;&lt;foreign-keys&gt;&lt;key app="EN" db-id="5zfa2svsnsw5ryevwf45swzf05aawprxx9ve" timestamp="1689750022"&gt;145&lt;/key&gt;&lt;/foreign-keys&gt;&lt;ref-type name="Journal Article"&gt;17&lt;/ref-type&gt;&lt;contributors&gt;&lt;authors&gt;&lt;author&gt;Alessandretti, Laura&lt;/author&gt;&lt;author&gt;Aslak, Ulf&lt;/author&gt;&lt;author&gt;Lehmann, Sune&lt;/author&gt;&lt;/authors&gt;&lt;/contributors&gt;&lt;titles&gt;&lt;title&gt;The scales of human mobility&lt;/title&gt;&lt;secondary-title&gt;Nature&lt;/secondary-title&gt;&lt;/titles&gt;&lt;periodical&gt;&lt;full-title&gt;Nature&lt;/full-title&gt;&lt;/periodical&gt;&lt;pages&gt;402-407&lt;/pages&gt;&lt;volume&gt;587&lt;/volume&gt;&lt;number&gt;7834&lt;/number&gt;&lt;dates&gt;&lt;year&gt;2020&lt;/year&gt;&lt;pub-dates&gt;&lt;date&gt;2020/11/01&lt;/date&gt;&lt;/pub-dates&gt;&lt;/dates&gt;&lt;isbn&gt;1476-4687&lt;/isbn&gt;&lt;urls&gt;&lt;related-urls&gt;&lt;url&gt;https://doi.org/10.1038/s41586-020-2909-1&lt;/url&gt;&lt;/related-urls&gt;&lt;/urls&gt;&lt;electronic-resource-num&gt;10.1038/s41586-020-2909-1&lt;/electronic-resource-num&gt;&lt;/record&gt;&lt;/Cite&gt;&lt;/EndNote&gt;</w:instrText>
      </w:r>
      <w:r w:rsidRPr="00A41A91">
        <w:rPr>
          <w:highlight w:val="yellow"/>
          <w:rPrChange w:id="463" w:author="Yifang Ma" w:date="2024-12-30T15:14:00Z" w16du:dateUtc="2024-12-30T07:14:00Z">
            <w:rPr/>
          </w:rPrChange>
        </w:rPr>
        <w:fldChar w:fldCharType="separate"/>
      </w:r>
      <w:r w:rsidRPr="00A41A91">
        <w:rPr>
          <w:noProof/>
          <w:highlight w:val="yellow"/>
          <w:rPrChange w:id="464" w:author="Yifang Ma" w:date="2024-12-30T15:14:00Z" w16du:dateUtc="2024-12-30T07:14:00Z">
            <w:rPr>
              <w:noProof/>
            </w:rPr>
          </w:rPrChange>
        </w:rPr>
        <w:t>[</w:t>
      </w:r>
      <w:hyperlink w:anchor="_ENREF_14" w:tooltip="Alessandretti, 2020 #145" w:history="1">
        <w:r w:rsidR="00BB5B3B" w:rsidRPr="00BB5B3B">
          <w:rPr>
            <w:rStyle w:val="a7"/>
          </w:rPr>
          <w:t>14</w:t>
        </w:r>
      </w:hyperlink>
      <w:r w:rsidRPr="00A41A91">
        <w:rPr>
          <w:noProof/>
          <w:highlight w:val="yellow"/>
          <w:rPrChange w:id="465" w:author="Yifang Ma" w:date="2024-12-30T15:14:00Z" w16du:dateUtc="2024-12-30T07:14:00Z">
            <w:rPr>
              <w:noProof/>
            </w:rPr>
          </w:rPrChange>
        </w:rPr>
        <w:t>]</w:t>
      </w:r>
      <w:r w:rsidRPr="00A41A91">
        <w:rPr>
          <w:highlight w:val="yellow"/>
          <w:rPrChange w:id="466" w:author="Yifang Ma" w:date="2024-12-30T15:14:00Z" w16du:dateUtc="2024-12-30T07:14:00Z">
            <w:rPr/>
          </w:rPrChange>
        </w:rPr>
        <w:fldChar w:fldCharType="end"/>
      </w:r>
      <w:r w:rsidRPr="00A41A91">
        <w:rPr>
          <w:highlight w:val="yellow"/>
          <w:rPrChange w:id="467" w:author="Yifang Ma" w:date="2024-12-30T15:14:00Z" w16du:dateUtc="2024-12-30T07:14:00Z">
            <w:rPr/>
          </w:rPrChange>
        </w:rPr>
        <w:t>:</w:t>
      </w:r>
    </w:p>
    <w:p w14:paraId="3B67FCB1" w14:textId="0B67C3E9" w:rsidR="00C42924" w:rsidRDefault="00C42924" w:rsidP="00AE1B67">
      <w:pPr>
        <w:pStyle w:val="a6"/>
        <w:numPr>
          <w:ilvl w:val="0"/>
          <w:numId w:val="1"/>
        </w:numPr>
        <w:adjustRightInd w:val="0"/>
        <w:snapToGrid w:val="0"/>
        <w:spacing w:beforeLines="50" w:before="156"/>
        <w:ind w:firstLineChars="0" w:hanging="482"/>
      </w:pPr>
      <w:r>
        <w:t xml:space="preserve">The attractiveness of the nested regions </w:t>
      </w:r>
      <m:oMath>
        <m:r>
          <w:rPr>
            <w:rFonts w:ascii="Cambria Math" w:hAnsi="Cambria Math"/>
          </w:rPr>
          <m:t>k</m:t>
        </m:r>
      </m:oMath>
      <w:del w:id="468" w:author="Yifang Ma" w:date="2024-12-30T15:12:00Z" w16du:dateUtc="2024-12-30T07:12:00Z">
        <w:r w:rsidDel="00A41A91">
          <w:delText xml:space="preserve"> is</w:delText>
        </w:r>
      </w:del>
      <w:ins w:id="469" w:author="Yifang Ma" w:date="2024-12-30T15:12:00Z" w16du:dateUtc="2024-12-30T07:12:00Z">
        <w:r w:rsidR="00A41A91">
          <w:rPr>
            <w:rFonts w:hint="eastAsia"/>
          </w:rPr>
          <w:t>,</w:t>
        </w:r>
      </w:ins>
      <w:r>
        <w:t xml:space="preserve"> denoted as </w:t>
      </w:r>
      <m:oMath>
        <m:r>
          <w:rPr>
            <w:rFonts w:ascii="Cambria Math" w:hAnsi="Cambria Math"/>
          </w:rPr>
          <m:t>a(k)</m:t>
        </m:r>
      </m:oMath>
      <w:r>
        <w:t xml:space="preserve">. Attractiveness </w:t>
      </w:r>
      <m:oMath>
        <m:r>
          <w:rPr>
            <w:rFonts w:ascii="Cambria Math" w:hAnsi="Cambria Math"/>
          </w:rPr>
          <m:t>a</m:t>
        </m:r>
        <m:d>
          <m:dPr>
            <m:ctrlPr>
              <w:rPr>
                <w:rFonts w:ascii="Cambria Math" w:hAnsi="Cambria Math"/>
              </w:rPr>
            </m:ctrlPr>
          </m:dPr>
          <m:e>
            <m:sSub>
              <m:sSubPr>
                <m:ctrlPr>
                  <w:rPr>
                    <w:rFonts w:ascii="Cambria Math" w:hAnsi="Cambria Math"/>
                    <w:i/>
                  </w:rPr>
                </m:ctrlPr>
              </m:sSubPr>
              <m:e>
                <m:r>
                  <w:rPr>
                    <w:rFonts w:ascii="Cambria Math" w:hAnsi="Cambria Math"/>
                  </w:rPr>
                  <m:t>k</m:t>
                </m:r>
              </m:e>
              <m:sub>
                <m:r>
                  <w:rPr>
                    <w:rFonts w:ascii="Cambria Math" w:hAnsi="Cambria Math"/>
                  </w:rPr>
                  <m:t>l</m:t>
                </m:r>
              </m:sub>
            </m:sSub>
          </m:e>
        </m:d>
      </m:oMath>
      <w:r>
        <w:t xml:space="preserve"> represents the probability of visiting region </w:t>
      </w:r>
      <m:oMath>
        <m:sSub>
          <m:sSubPr>
            <m:ctrlPr>
              <w:rPr>
                <w:rFonts w:ascii="Cambria Math" w:hAnsi="Cambria Math"/>
                <w:i/>
              </w:rPr>
            </m:ctrlPr>
          </m:sSubPr>
          <m:e>
            <m:r>
              <w:rPr>
                <w:rFonts w:ascii="Cambria Math" w:hAnsi="Cambria Math"/>
              </w:rPr>
              <m:t>k</m:t>
            </m:r>
          </m:e>
          <m:sub>
            <m:r>
              <w:rPr>
                <w:rFonts w:ascii="Cambria Math" w:hAnsi="Cambria Math"/>
              </w:rPr>
              <m:t>l</m:t>
            </m:r>
          </m:sub>
        </m:sSub>
      </m:oMath>
      <w:r>
        <w:t xml:space="preserve"> among all regions nested within </w:t>
      </w:r>
      <m:oMath>
        <m:sSub>
          <m:sSubPr>
            <m:ctrlPr>
              <w:rPr>
                <w:rFonts w:ascii="Cambria Math" w:hAnsi="Cambria Math"/>
                <w:i/>
              </w:rPr>
            </m:ctrlPr>
          </m:sSubPr>
          <m:e>
            <m:r>
              <w:rPr>
                <w:rFonts w:ascii="Cambria Math" w:hAnsi="Cambria Math"/>
              </w:rPr>
              <m:t>k</m:t>
            </m:r>
          </m:e>
          <m:sub>
            <m:r>
              <w:rPr>
                <w:rFonts w:ascii="Cambria Math" w:hAnsi="Cambria Math"/>
              </w:rPr>
              <m:t>l+1</m:t>
            </m:r>
          </m:sub>
        </m:sSub>
      </m:oMath>
      <w:r>
        <w:t xml:space="preserve">. </w:t>
      </w:r>
      <w:r w:rsidR="00AE1B67">
        <w:t>I</w:t>
      </w:r>
      <w:r w:rsidR="00AE1B67">
        <w:rPr>
          <w:rFonts w:hint="eastAsia"/>
        </w:rPr>
        <w:t>t is required that</w:t>
      </w:r>
      <w:r>
        <w:t xml:space="preserve"> </w:t>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sSub>
              <m:sSubPr>
                <m:ctrlPr>
                  <w:rPr>
                    <w:rFonts w:ascii="Cambria Math" w:hAnsi="Cambria Math"/>
                    <w:i/>
                  </w:rPr>
                </m:ctrlPr>
              </m:sSubPr>
              <m:e>
                <m:r>
                  <w:rPr>
                    <w:rFonts w:ascii="Cambria Math" w:hAnsi="Cambria Math"/>
                  </w:rPr>
                  <m:t>k</m:t>
                </m:r>
                <m:ctrlPr>
                  <w:rPr>
                    <w:rFonts w:ascii="Cambria Math" w:hAnsi="Cambria Math"/>
                  </w:rPr>
                </m:ctrlPr>
              </m:e>
              <m:sub>
                <m:r>
                  <w:rPr>
                    <w:rFonts w:ascii="Cambria Math" w:hAnsi="Cambria Math"/>
                  </w:rPr>
                  <m:t>l+1</m:t>
                </m:r>
              </m:sub>
            </m:sSub>
          </m:sub>
          <m:sup>
            <m:r>
              <w:rPr>
                <w:rFonts w:ascii="Cambria Math" w:hAnsi="Cambria Math"/>
              </w:rPr>
              <m:t>​</m:t>
            </m:r>
          </m:sup>
          <m:e>
            <m:r>
              <w:rPr>
                <w:rFonts w:ascii="Cambria Math" w:hAnsi="Cambria Math"/>
              </w:rPr>
              <m:t>a</m:t>
            </m:r>
          </m:e>
        </m:nary>
        <m:d>
          <m:dPr>
            <m:ctrlPr>
              <w:rPr>
                <w:rFonts w:ascii="Cambria Math" w:hAnsi="Cambria Math"/>
              </w:rPr>
            </m:ctrlPr>
          </m:dPr>
          <m:e>
            <m:r>
              <w:rPr>
                <w:rFonts w:ascii="Cambria Math" w:hAnsi="Cambria Math"/>
              </w:rPr>
              <m:t>i</m:t>
            </m:r>
          </m:e>
        </m:d>
        <m:r>
          <m:rPr>
            <m:sty m:val="p"/>
          </m:rPr>
          <w:rPr>
            <w:rFonts w:ascii="Cambria Math" w:hAnsi="Cambria Math"/>
          </w:rPr>
          <m:t>=</m:t>
        </m:r>
        <m:r>
          <w:rPr>
            <w:rFonts w:ascii="Cambria Math" w:hAnsi="Cambria Math"/>
          </w:rPr>
          <m:t>1</m:t>
        </m:r>
      </m:oMath>
      <w:r>
        <w:t>.</w:t>
      </w:r>
    </w:p>
    <w:p w14:paraId="1F55D72A" w14:textId="62ED1DCF" w:rsidR="00C42924" w:rsidRDefault="00C42924" w:rsidP="00AE1B67">
      <w:pPr>
        <w:pStyle w:val="a6"/>
        <w:numPr>
          <w:ilvl w:val="0"/>
          <w:numId w:val="1"/>
        </w:numPr>
        <w:adjustRightInd w:val="0"/>
        <w:snapToGrid w:val="0"/>
        <w:spacing w:beforeLines="50" w:before="156"/>
        <w:ind w:firstLineChars="0" w:hanging="482"/>
      </w:pPr>
      <w:r>
        <w:t xml:space="preserve">The transition probability of </w:t>
      </w:r>
      <w:r>
        <w:rPr>
          <w:rFonts w:eastAsia="等线"/>
        </w:rPr>
        <w:t>traveling at</w:t>
      </w:r>
      <w:r w:rsidR="007C5465">
        <w:rPr>
          <w:rFonts w:eastAsia="等线" w:hint="eastAsia"/>
        </w:rPr>
        <w:t xml:space="preserve"> level</w:t>
      </w:r>
      <w:r>
        <w:rPr>
          <w:rFonts w:eastAsia="等线"/>
        </w:rPr>
        <w:t xml:space="preserve"> distance</w:t>
      </w:r>
      <w:r>
        <w:t xml:space="preserve"> </w:t>
      </w:r>
      <m:oMath>
        <m:r>
          <w:rPr>
            <w:rFonts w:ascii="Cambria Math" w:hAnsi="Cambria Math"/>
          </w:rPr>
          <m:t>d</m:t>
        </m:r>
        <m:d>
          <m:dPr>
            <m:ctrlPr>
              <w:rPr>
                <w:rFonts w:ascii="Cambria Math" w:hAnsi="Cambria Math"/>
              </w:rPr>
            </m:ctrlPr>
          </m:dPr>
          <m:e>
            <m:r>
              <w:rPr>
                <w:rFonts w:ascii="Cambria Math" w:hAnsi="Cambria Math"/>
              </w:rPr>
              <m:t>j</m:t>
            </m:r>
            <m:r>
              <m:rPr>
                <m:sty m:val="p"/>
              </m:rPr>
              <w:rPr>
                <w:rFonts w:ascii="Cambria Math" w:hAnsi="Cambria Math"/>
              </w:rPr>
              <m:t>,</m:t>
            </m:r>
            <m:r>
              <w:rPr>
                <w:rFonts w:ascii="Cambria Math" w:hAnsi="Cambria Math"/>
              </w:rPr>
              <m:t>k</m:t>
            </m:r>
          </m:e>
        </m:d>
      </m:oMath>
      <w:r>
        <w:t xml:space="preserve"> starting from country </w:t>
      </w:r>
      <m:oMath>
        <m:r>
          <w:rPr>
            <w:rFonts w:ascii="Cambria Math" w:hAnsi="Cambria Math"/>
          </w:rPr>
          <m:t>c</m:t>
        </m:r>
      </m:oMath>
      <w:r>
        <w:t xml:space="preserve"> is  </w:t>
      </w:r>
      <m:oMath>
        <m:r>
          <w:rPr>
            <w:rFonts w:ascii="Cambria Math" w:hAnsi="Cambria Math"/>
          </w:rPr>
          <m:t>p</m:t>
        </m:r>
        <m:d>
          <m:dPr>
            <m:ctrlPr>
              <w:rPr>
                <w:rFonts w:ascii="Cambria Math" w:hAnsi="Cambria Math"/>
              </w:rPr>
            </m:ctrlPr>
          </m:dPr>
          <m:e>
            <m:r>
              <w:rPr>
                <w:rFonts w:ascii="Cambria Math" w:hAnsi="Cambria Math"/>
              </w:rPr>
              <m:t>d</m:t>
            </m:r>
            <m:d>
              <m:dPr>
                <m:ctrlPr>
                  <w:rPr>
                    <w:rFonts w:ascii="Cambria Math" w:hAnsi="Cambria Math"/>
                  </w:rPr>
                </m:ctrlPr>
              </m:dPr>
              <m:e>
                <m:r>
                  <w:rPr>
                    <w:rFonts w:ascii="Cambria Math" w:hAnsi="Cambria Math"/>
                  </w:rPr>
                  <m:t>j</m:t>
                </m:r>
                <m:r>
                  <m:rPr>
                    <m:sty m:val="p"/>
                  </m:rPr>
                  <w:rPr>
                    <w:rFonts w:ascii="Cambria Math" w:hAnsi="Cambria Math"/>
                  </w:rPr>
                  <m:t>,</m:t>
                </m:r>
                <m:r>
                  <w:rPr>
                    <w:rFonts w:ascii="Cambria Math" w:hAnsi="Cambria Math"/>
                  </w:rPr>
                  <m:t>k</m:t>
                </m:r>
              </m:e>
            </m:d>
            <m:r>
              <m:rPr>
                <m:sty m:val="p"/>
              </m:rPr>
              <w:rPr>
                <w:rFonts w:ascii="Cambria Math" w:hAnsi="Cambria Math"/>
              </w:rPr>
              <m:t>,</m:t>
            </m:r>
            <m:r>
              <w:rPr>
                <w:rFonts w:ascii="Cambria Math" w:hAnsi="Cambria Math"/>
              </w:rPr>
              <m:t>c</m:t>
            </m:r>
          </m:e>
        </m:d>
      </m:oMath>
      <w:r>
        <w:t xml:space="preserve">, </w:t>
      </w:r>
      <w:r w:rsidRPr="00A41A91">
        <w:rPr>
          <w:highlight w:val="yellow"/>
          <w:rPrChange w:id="470" w:author="Yifang Ma" w:date="2024-12-30T15:13:00Z" w16du:dateUtc="2024-12-30T07:13:00Z">
            <w:rPr/>
          </w:rPrChange>
        </w:rPr>
        <w:t xml:space="preserve">where </w:t>
      </w:r>
      <m:oMath>
        <m:r>
          <w:rPr>
            <w:rFonts w:ascii="Cambria Math" w:hAnsi="Cambria Math"/>
            <w:highlight w:val="yellow"/>
            <w:rPrChange w:id="471" w:author="Yifang Ma" w:date="2024-12-30T15:13:00Z" w16du:dateUtc="2024-12-30T07:13:00Z">
              <w:rPr>
                <w:rFonts w:ascii="Cambria Math" w:hAnsi="Cambria Math"/>
              </w:rPr>
            </w:rPrChange>
          </w:rPr>
          <m:t>c=</m:t>
        </m:r>
        <m:sSub>
          <m:sSubPr>
            <m:ctrlPr>
              <w:rPr>
                <w:rFonts w:ascii="Cambria Math" w:hAnsi="Cambria Math"/>
                <w:i/>
                <w:highlight w:val="yellow"/>
              </w:rPr>
            </m:ctrlPr>
          </m:sSubPr>
          <m:e>
            <m:r>
              <w:rPr>
                <w:rFonts w:ascii="Cambria Math" w:hAnsi="Cambria Math"/>
                <w:highlight w:val="yellow"/>
                <w:rPrChange w:id="472" w:author="Yifang Ma" w:date="2024-12-30T15:13:00Z" w16du:dateUtc="2024-12-30T07:13:00Z">
                  <w:rPr>
                    <w:rFonts w:ascii="Cambria Math" w:hAnsi="Cambria Math"/>
                  </w:rPr>
                </w:rPrChange>
              </w:rPr>
              <m:t>j</m:t>
            </m:r>
          </m:e>
          <m:sub>
            <m:r>
              <w:rPr>
                <w:rFonts w:ascii="Cambria Math" w:hAnsi="Cambria Math"/>
                <w:highlight w:val="yellow"/>
                <w:rPrChange w:id="473" w:author="Yifang Ma" w:date="2024-12-30T15:13:00Z" w16du:dateUtc="2024-12-30T07:13:00Z">
                  <w:rPr>
                    <w:rFonts w:ascii="Cambria Math" w:hAnsi="Cambria Math"/>
                  </w:rPr>
                </w:rPrChange>
              </w:rPr>
              <m:t>2</m:t>
            </m:r>
          </m:sub>
        </m:sSub>
      </m:oMath>
      <w:r w:rsidRPr="00A41A91">
        <w:rPr>
          <w:highlight w:val="yellow"/>
          <w:rPrChange w:id="474" w:author="Yifang Ma" w:date="2024-12-30T15:13:00Z" w16du:dateUtc="2024-12-30T07:13:00Z">
            <w:rPr/>
          </w:rPrChange>
        </w:rPr>
        <w:t xml:space="preserve"> is the country</w:t>
      </w:r>
      <w:ins w:id="475" w:author="Yifang Ma" w:date="2024-12-30T17:39:00Z" w16du:dateUtc="2024-12-30T09:39:00Z">
        <w:r w:rsidR="00B7640C">
          <w:rPr>
            <w:rFonts w:hint="eastAsia"/>
            <w:highlight w:val="yellow"/>
          </w:rPr>
          <w:t xml:space="preserve"> (third element)</w:t>
        </w:r>
      </w:ins>
      <w:r w:rsidRPr="00A41A91">
        <w:rPr>
          <w:highlight w:val="yellow"/>
          <w:rPrChange w:id="476" w:author="Yifang Ma" w:date="2024-12-30T15:13:00Z" w16du:dateUtc="2024-12-30T07:13:00Z">
            <w:rPr/>
          </w:rPrChange>
        </w:rPr>
        <w:t xml:space="preserve"> of </w:t>
      </w:r>
      <m:oMath>
        <m:r>
          <w:rPr>
            <w:rFonts w:ascii="Cambria Math" w:hAnsi="Cambria Math"/>
            <w:highlight w:val="yellow"/>
            <w:rPrChange w:id="477" w:author="Yifang Ma" w:date="2024-12-30T15:13:00Z" w16du:dateUtc="2024-12-30T07:13:00Z">
              <w:rPr>
                <w:rFonts w:ascii="Cambria Math" w:hAnsi="Cambria Math"/>
              </w:rPr>
            </w:rPrChange>
          </w:rPr>
          <m:t>j</m:t>
        </m:r>
      </m:oMath>
      <w:r>
        <w:t>.</w:t>
      </w:r>
    </w:p>
    <w:p w14:paraId="3B2C16F6" w14:textId="77777777" w:rsidR="00C42924" w:rsidRDefault="00C42924" w:rsidP="00AE1B67">
      <w:pPr>
        <w:adjustRightInd w:val="0"/>
        <w:snapToGrid w:val="0"/>
        <w:spacing w:beforeLines="50" w:before="156"/>
      </w:pPr>
      <w:r>
        <w:t xml:space="preserve">According to our model, the probability of a scientist moving from institution </w:t>
      </w:r>
      <m:oMath>
        <m:r>
          <w:rPr>
            <w:rFonts w:ascii="Cambria Math" w:hAnsi="Cambria Math"/>
          </w:rPr>
          <m:t>j</m:t>
        </m:r>
      </m:oMath>
      <w:r>
        <w:t xml:space="preserve"> to institution </w:t>
      </w:r>
      <m:oMath>
        <m:r>
          <w:rPr>
            <w:rFonts w:ascii="Cambria Math" w:hAnsi="Cambria Math"/>
          </w:rPr>
          <m:t>k</m:t>
        </m:r>
      </m:oMath>
      <w:r>
        <w:t xml:space="preserve"> can be written as:</w:t>
      </w:r>
    </w:p>
    <w:p w14:paraId="2579B7C1" w14:textId="77777777" w:rsidR="00C42924" w:rsidRDefault="00C42924" w:rsidP="00C42924">
      <w:pPr>
        <w:pStyle w:val="MTDisplayEquation"/>
      </w:pPr>
      <w:r>
        <w:tab/>
      </w:r>
      <w:r>
        <w:rPr>
          <w:position w:val="-28"/>
        </w:rPr>
        <w:object w:dxaOrig="3440" w:dyaOrig="700" w14:anchorId="4D060B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2.5pt;height:36.2pt" o:ole="">
            <v:imagedata r:id="rId18" o:title=""/>
          </v:shape>
          <o:OLEObject Type="Embed" ProgID="Equation.DSMT4" ShapeID="_x0000_i1025" DrawAspect="Content" ObjectID="_1797834772" r:id="rId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1</w:instrText>
        </w:r>
      </w:fldSimple>
      <w:r>
        <w:instrText>)</w:instrText>
      </w:r>
      <w:r>
        <w:fldChar w:fldCharType="end"/>
      </w:r>
    </w:p>
    <w:p w14:paraId="498B3F87" w14:textId="014A0E1E" w:rsidR="00C42924" w:rsidRDefault="00C42924" w:rsidP="00C42924">
      <w:pPr>
        <w:adjustRightInd w:val="0"/>
        <w:snapToGrid w:val="0"/>
        <w:rPr>
          <w:rFonts w:eastAsia="等线"/>
        </w:rPr>
      </w:pPr>
      <w:r>
        <w:t xml:space="preserve">Here, </w:t>
      </w:r>
      <m:oMath>
        <m:r>
          <w:rPr>
            <w:rFonts w:ascii="Cambria Math" w:hAnsi="Cambria Math"/>
          </w:rPr>
          <m:t>p</m:t>
        </m:r>
        <m:d>
          <m:dPr>
            <m:ctrlPr>
              <w:rPr>
                <w:rFonts w:ascii="Cambria Math" w:hAnsi="Cambria Math"/>
              </w:rPr>
            </m:ctrlPr>
          </m:dPr>
          <m:e>
            <m:r>
              <w:rPr>
                <w:rFonts w:ascii="Cambria Math" w:hAnsi="Cambria Math"/>
              </w:rPr>
              <m:t>d</m:t>
            </m:r>
            <m:d>
              <m:dPr>
                <m:ctrlPr>
                  <w:rPr>
                    <w:rFonts w:ascii="Cambria Math" w:hAnsi="Cambria Math"/>
                  </w:rPr>
                </m:ctrlPr>
              </m:dPr>
              <m:e>
                <m:r>
                  <w:rPr>
                    <w:rFonts w:ascii="Cambria Math" w:hAnsi="Cambria Math"/>
                  </w:rPr>
                  <m:t>j</m:t>
                </m:r>
                <m:r>
                  <m:rPr>
                    <m:sty m:val="p"/>
                  </m:rPr>
                  <w:rPr>
                    <w:rFonts w:ascii="Cambria Math" w:hAnsi="Cambria Math"/>
                  </w:rPr>
                  <m:t>,</m:t>
                </m:r>
                <m:r>
                  <w:rPr>
                    <w:rFonts w:ascii="Cambria Math" w:hAnsi="Cambria Math"/>
                  </w:rPr>
                  <m:t>k</m:t>
                </m:r>
              </m:e>
            </m:d>
            <m:r>
              <m:rPr>
                <m:sty m:val="p"/>
              </m:rPr>
              <w:rPr>
                <w:rFonts w:ascii="Cambria Math" w:hAnsi="Cambria Math"/>
              </w:rPr>
              <m:t>,</m:t>
            </m:r>
            <m:r>
              <w:rPr>
                <w:rFonts w:ascii="Cambria Math" w:hAnsi="Cambria Math"/>
              </w:rPr>
              <m:t>c</m:t>
            </m:r>
          </m:e>
        </m:d>
      </m:oMath>
      <w:r>
        <w:t xml:space="preserve"> denotes the transition probability of traveling at level distance </w:t>
      </w:r>
      <m:oMath>
        <m:r>
          <w:rPr>
            <w:rFonts w:ascii="Cambria Math" w:hAnsi="Cambria Math"/>
          </w:rPr>
          <m:t>d</m:t>
        </m:r>
        <m:d>
          <m:dPr>
            <m:ctrlPr>
              <w:rPr>
                <w:rFonts w:ascii="Cambria Math" w:hAnsi="Cambria Math"/>
              </w:rPr>
            </m:ctrlPr>
          </m:dPr>
          <m:e>
            <m:r>
              <w:rPr>
                <w:rFonts w:ascii="Cambria Math" w:hAnsi="Cambria Math"/>
              </w:rPr>
              <m:t>j</m:t>
            </m:r>
            <m:r>
              <m:rPr>
                <m:sty m:val="p"/>
              </m:rPr>
              <w:rPr>
                <w:rFonts w:ascii="Cambria Math" w:hAnsi="Cambria Math"/>
              </w:rPr>
              <m:t>,</m:t>
            </m:r>
            <m:r>
              <w:rPr>
                <w:rFonts w:ascii="Cambria Math" w:hAnsi="Cambria Math"/>
              </w:rPr>
              <m:t>k</m:t>
            </m:r>
          </m:e>
        </m:d>
      </m:oMath>
      <w:r>
        <w:t xml:space="preserve"> given the country of </w:t>
      </w:r>
      <m:oMath>
        <m:r>
          <w:rPr>
            <w:rFonts w:ascii="Cambria Math" w:hAnsi="Cambria Math"/>
          </w:rPr>
          <m:t>j</m:t>
        </m:r>
      </m:oMath>
      <w:r>
        <w:t xml:space="preserve"> being </w:t>
      </w:r>
      <m:oMath>
        <m:r>
          <w:rPr>
            <w:rFonts w:ascii="Cambria Math" w:hAnsi="Cambria Math"/>
          </w:rPr>
          <m:t>c</m:t>
        </m:r>
      </m:oMath>
      <w:r>
        <w:t xml:space="preserve">, that is, the country in which institution </w:t>
      </w:r>
      <m:oMath>
        <m:r>
          <w:rPr>
            <w:rFonts w:ascii="Cambria Math" w:hAnsi="Cambria Math"/>
          </w:rPr>
          <m:t>j</m:t>
        </m:r>
      </m:oMath>
      <w:r>
        <w:t xml:space="preserve"> is located</w:t>
      </w:r>
      <w:r w:rsidR="00AE1B67">
        <w:rPr>
          <w:rFonts w:hint="eastAsia"/>
        </w:rPr>
        <w:t>, and</w:t>
      </w:r>
      <w:r>
        <w:t xml:space="preserve"> </w:t>
      </w:r>
      <m:oMath>
        <m:r>
          <w:rPr>
            <w:rFonts w:ascii="Cambria Math" w:hAnsi="Cambria Math"/>
          </w:rPr>
          <m:t>a</m:t>
        </m:r>
        <m:d>
          <m:dPr>
            <m:ctrlPr>
              <w:rPr>
                <w:rFonts w:ascii="Cambria Math" w:hAnsi="Cambria Math"/>
              </w:rPr>
            </m:ctrlPr>
          </m:dPr>
          <m:e>
            <m:sSub>
              <m:sSubPr>
                <m:ctrlPr>
                  <w:rPr>
                    <w:rFonts w:ascii="Cambria Math" w:hAnsi="Cambria Math"/>
                    <w:i/>
                  </w:rPr>
                </m:ctrlPr>
              </m:sSubPr>
              <m:e>
                <m:r>
                  <w:rPr>
                    <w:rFonts w:ascii="Cambria Math" w:hAnsi="Cambria Math"/>
                  </w:rPr>
                  <m:t>k</m:t>
                </m:r>
              </m:e>
              <m:sub>
                <m:r>
                  <w:rPr>
                    <w:rFonts w:ascii="Cambria Math" w:hAnsi="Cambria Math"/>
                  </w:rPr>
                  <m:t>l</m:t>
                </m:r>
              </m:sub>
            </m:sSub>
          </m:e>
        </m:d>
      </m:oMath>
      <w:r>
        <w:t xml:space="preserve"> represents the attractiveness of </w:t>
      </w:r>
      <w:r>
        <w:rPr>
          <w:rFonts w:eastAsia="等线"/>
        </w:rPr>
        <w:t xml:space="preserve">the region </w:t>
      </w:r>
      <m:oMath>
        <m:sSub>
          <m:sSubPr>
            <m:ctrlPr>
              <w:rPr>
                <w:rFonts w:ascii="Cambria Math" w:hAnsi="Cambria Math"/>
                <w:i/>
              </w:rPr>
            </m:ctrlPr>
          </m:sSubPr>
          <m:e>
            <m:r>
              <w:rPr>
                <w:rFonts w:ascii="Cambria Math" w:hAnsi="Cambria Math"/>
              </w:rPr>
              <m:t>k</m:t>
            </m:r>
          </m:e>
          <m:sub>
            <m:r>
              <w:rPr>
                <w:rFonts w:ascii="Cambria Math" w:hAnsi="Cambria Math"/>
              </w:rPr>
              <m:t>l</m:t>
            </m:r>
          </m:sub>
        </m:sSub>
      </m:oMath>
      <w:r>
        <w:t xml:space="preserve">. </w:t>
      </w:r>
    </w:p>
    <w:p w14:paraId="7E1104C4" w14:textId="77777777" w:rsidR="00C42924" w:rsidRDefault="00C42924" w:rsidP="00C42924"/>
    <w:p w14:paraId="6DF0D487" w14:textId="0D7D4B2D" w:rsidR="00C42924" w:rsidRDefault="007705D9" w:rsidP="00C42924">
      <w:r>
        <w:rPr>
          <w:rFonts w:hint="eastAsia"/>
        </w:rPr>
        <w:t>Using</w:t>
      </w:r>
      <w:r w:rsidR="00C42924">
        <w:t xml:space="preserve"> maximum likelihood estimation, we fitted th</w:t>
      </w:r>
      <w:r>
        <w:rPr>
          <w:rFonts w:hint="eastAsia"/>
        </w:rPr>
        <w:t>is</w:t>
      </w:r>
      <w:r w:rsidR="00C42924">
        <w:t xml:space="preserve"> model and obtained the attractiveness and transition probabilities as defined by Equation (1)</w:t>
      </w:r>
      <w:r>
        <w:rPr>
          <w:rFonts w:hint="eastAsia"/>
        </w:rPr>
        <w:t>.</w:t>
      </w:r>
      <w:r w:rsidRPr="007705D9">
        <w:t xml:space="preserve"> </w:t>
      </w:r>
      <w:r>
        <w:t>Th</w:t>
      </w:r>
      <w:r>
        <w:rPr>
          <w:rFonts w:hint="eastAsia"/>
        </w:rPr>
        <w:t>is</w:t>
      </w:r>
      <w:r>
        <w:t xml:space="preserve"> estimation was performed for each of the 5-year periods from 1960 to </w:t>
      </w:r>
      <w:del w:id="478" w:author="煜锐 黄" w:date="2024-12-17T14:39:00Z" w16du:dateUtc="2024-12-17T06:39:00Z">
        <w:r w:rsidDel="0054624D">
          <w:delText>2021</w:delText>
        </w:r>
        <w:r w:rsidR="00C42924" w:rsidDel="0054624D">
          <w:delText xml:space="preserve"> </w:delText>
        </w:r>
      </w:del>
      <w:ins w:id="479" w:author="煜锐 黄" w:date="2024-12-17T14:39:00Z" w16du:dateUtc="2024-12-17T06:39:00Z">
        <w:r w:rsidR="0054624D">
          <w:rPr>
            <w:rFonts w:hint="eastAsia"/>
          </w:rPr>
          <w:t>2024</w:t>
        </w:r>
        <w:r w:rsidR="0054624D">
          <w:t xml:space="preserve"> </w:t>
        </w:r>
      </w:ins>
      <w:r w:rsidR="00C42924">
        <w:t>(</w:t>
      </w:r>
      <w:r>
        <w:rPr>
          <w:rFonts w:hint="eastAsia"/>
        </w:rPr>
        <w:t>see</w:t>
      </w:r>
      <w:r w:rsidR="00C42924">
        <w:t xml:space="preserve"> details in the Methods section). </w:t>
      </w:r>
    </w:p>
    <w:p w14:paraId="4B162CAA" w14:textId="77777777" w:rsidR="00C42924" w:rsidRDefault="00C42924" w:rsidP="00C42924"/>
    <w:p w14:paraId="2CBC45B5" w14:textId="77777777" w:rsidR="00C42924" w:rsidRDefault="00C42924" w:rsidP="00C42924">
      <w:pPr>
        <w:pStyle w:val="3"/>
      </w:pPr>
      <w:r>
        <w:t>Dynamics of region attractiveness</w:t>
      </w:r>
    </w:p>
    <w:p w14:paraId="4DCB0353" w14:textId="25C10321" w:rsidR="00C42924" w:rsidDel="00966AF5" w:rsidRDefault="00966AF5" w:rsidP="00C42924">
      <w:pPr>
        <w:rPr>
          <w:del w:id="480" w:author="煜锐 黄" w:date="2024-12-31T22:33:00Z" w16du:dateUtc="2024-12-31T14:33:00Z"/>
        </w:rPr>
      </w:pPr>
      <w:ins w:id="481" w:author="煜锐 黄" w:date="2024-12-31T22:33:00Z" w16du:dateUtc="2024-12-31T14:33:00Z">
        <w:r w:rsidRPr="00966AF5">
          <w:t xml:space="preserve">The SMART model allows for the estimation of regional attractiveness as scientists select locations for settlement and work. Attractiveness, as defined in the SMART model, reflects a region’s capacity to attract researchers over each five-year period. This coefficient is influenced by various factors, including the quality of the scientific environment, the prestige of scientific entrepreneurship, and the availability of funding </w:t>
        </w:r>
        <w:r w:rsidRPr="00966AF5">
          <w:lastRenderedPageBreak/>
          <w:t>and policy incentives designed to attract researchers. Figure 3 illustrates the temporal trends in attractiveness across continents, leading countries, and major cities.</w:t>
        </w:r>
      </w:ins>
      <w:del w:id="482" w:author="煜锐 黄" w:date="2024-12-31T22:33:00Z" w16du:dateUtc="2024-12-31T14:33:00Z">
        <w:r w:rsidR="00C42924" w:rsidDel="00966AF5">
          <w:delText xml:space="preserve">The SMART model enables us to estimate the attractiveness of each region </w:delText>
        </w:r>
      </w:del>
      <w:del w:id="483" w:author="煜锐 黄" w:date="2024-12-31T17:21:00Z" w16du:dateUtc="2024-12-31T09:21:00Z">
        <w:r w:rsidR="00C42924" w:rsidDel="00A31BD8">
          <w:delText xml:space="preserve">for </w:delText>
        </w:r>
      </w:del>
      <w:del w:id="484" w:author="煜锐 黄" w:date="2024-12-31T22:33:00Z" w16du:dateUtc="2024-12-31T14:33:00Z">
        <w:r w:rsidR="007705D9" w:rsidDel="00966AF5">
          <w:rPr>
            <w:rFonts w:hint="eastAsia"/>
          </w:rPr>
          <w:delText>each</w:delText>
        </w:r>
        <w:r w:rsidR="00C42924" w:rsidDel="00966AF5">
          <w:delText xml:space="preserve"> </w:delText>
        </w:r>
        <w:r w:rsidR="007705D9" w:rsidDel="00966AF5">
          <w:rPr>
            <w:rFonts w:hint="eastAsia"/>
          </w:rPr>
          <w:delText>five</w:delText>
        </w:r>
        <w:r w:rsidR="00C42924" w:rsidDel="00966AF5">
          <w:delText xml:space="preserve">-year snapshot, </w:delText>
        </w:r>
      </w:del>
      <w:del w:id="485" w:author="煜锐 黄" w:date="2024-12-31T17:22:00Z" w16du:dateUtc="2024-12-31T09:22:00Z">
        <w:r w:rsidR="00C42924" w:rsidDel="00A31BD8">
          <w:delText xml:space="preserve">which </w:delText>
        </w:r>
      </w:del>
      <w:del w:id="486" w:author="煜锐 黄" w:date="2024-12-31T22:33:00Z" w16du:dateUtc="2024-12-31T14:33:00Z">
        <w:r w:rsidR="00C42924" w:rsidDel="00966AF5">
          <w:delText xml:space="preserve">reflects the region’s potential to attract scientists. This </w:delText>
        </w:r>
      </w:del>
      <w:del w:id="487" w:author="煜锐 黄" w:date="2024-12-31T17:22:00Z" w16du:dateUtc="2024-12-31T09:22:00Z">
        <w:r w:rsidR="00C42924" w:rsidDel="004904BF">
          <w:delText xml:space="preserve">attractiveness </w:delText>
        </w:r>
      </w:del>
      <w:del w:id="488" w:author="煜锐 黄" w:date="2024-12-31T22:33:00Z" w16du:dateUtc="2024-12-31T14:33:00Z">
        <w:r w:rsidR="00C42924" w:rsidDel="00966AF5">
          <w:delText>could be influenced by factors such as status of the scientific environment,</w:delText>
        </w:r>
        <w:r w:rsidR="007705D9" w:rsidDel="00966AF5">
          <w:rPr>
            <w:rFonts w:hint="eastAsia"/>
          </w:rPr>
          <w:delText xml:space="preserve"> the</w:delText>
        </w:r>
        <w:r w:rsidR="00C42924" w:rsidDel="00966AF5">
          <w:delText xml:space="preserve"> prestige </w:delText>
        </w:r>
        <w:r w:rsidR="007705D9" w:rsidDel="00966AF5">
          <w:rPr>
            <w:rFonts w:hint="eastAsia"/>
          </w:rPr>
          <w:delText>of</w:delText>
        </w:r>
        <w:r w:rsidR="00C42924" w:rsidDel="00966AF5">
          <w:delText xml:space="preserve"> scientific entrepreneurship, </w:delText>
        </w:r>
        <w:r w:rsidR="007705D9" w:rsidDel="00966AF5">
          <w:rPr>
            <w:rFonts w:hint="eastAsia"/>
          </w:rPr>
          <w:delText>and</w:delText>
        </w:r>
        <w:r w:rsidR="00C42924" w:rsidDel="00966AF5">
          <w:delText xml:space="preserve"> the availability of funding and policy incentives that attract researchers. In Fig. </w:delText>
        </w:r>
      </w:del>
      <w:del w:id="489" w:author="煜锐 黄" w:date="2024-12-19T16:27:00Z" w16du:dateUtc="2024-12-19T08:27:00Z">
        <w:r w:rsidR="00C42924" w:rsidDel="009C3577">
          <w:delText>2</w:delText>
        </w:r>
      </w:del>
      <w:del w:id="490" w:author="煜锐 黄" w:date="2024-12-31T22:33:00Z" w16du:dateUtc="2024-12-31T14:33:00Z">
        <w:r w:rsidR="00C42924" w:rsidDel="00966AF5">
          <w:delText xml:space="preserve">, we show the temporal trends of attractiveness of continents, leading countries, and major cities. </w:delText>
        </w:r>
      </w:del>
    </w:p>
    <w:p w14:paraId="2A45160B" w14:textId="77777777" w:rsidR="00966AF5" w:rsidRPr="00966AF5" w:rsidRDefault="00966AF5" w:rsidP="00C42924">
      <w:pPr>
        <w:rPr>
          <w:ins w:id="491" w:author="煜锐 黄" w:date="2024-12-31T22:33:00Z" w16du:dateUtc="2024-12-31T14:33:00Z"/>
        </w:rPr>
      </w:pPr>
    </w:p>
    <w:p w14:paraId="004B6770" w14:textId="77777777" w:rsidR="00C42924" w:rsidRDefault="00C42924" w:rsidP="00C42924"/>
    <w:p w14:paraId="33B320FD" w14:textId="77777777" w:rsidR="00966AF5" w:rsidRDefault="00000438" w:rsidP="00FE4B02">
      <w:pPr>
        <w:rPr>
          <w:ins w:id="492" w:author="煜锐 黄" w:date="2024-12-31T22:34:00Z" w16du:dateUtc="2024-12-31T14:34:00Z"/>
        </w:rPr>
      </w:pPr>
      <w:bookmarkStart w:id="493" w:name="_Hlk185339589"/>
      <w:commentRangeStart w:id="494"/>
      <w:commentRangeStart w:id="495"/>
      <w:ins w:id="496" w:author="煜锐 黄" w:date="2024-12-31T22:30:00Z" w16du:dateUtc="2024-12-31T14:30:00Z">
        <w:r w:rsidRPr="00000438">
          <w:t>Since 1960, the attractiveness of North America has been steadily declining, although it remained relatively stable during the three five-year periods from 1970 to 1989</w:t>
        </w:r>
        <w:r>
          <w:rPr>
            <w:rFonts w:hint="eastAsia"/>
          </w:rPr>
          <w:t xml:space="preserve"> (See Fig.3 A)</w:t>
        </w:r>
        <w:r w:rsidRPr="00E76D82">
          <w:t>.</w:t>
        </w:r>
        <w:r w:rsidRPr="00000438">
          <w:t xml:space="preserve"> In contrast, Europe experienced a slow but continuous increase in attractiveness from 1960 to 2000, followed by a sudden decline in attractiveness during the periods from 2015–2019 to 2020–2024. Asia’s attractiveness, on the other hand, has been consistently rising from 1960 to 2024, with a sharp increase during the period from 2020 to 2024. The attractiveness of continental regions globally is influenced by various factors, particularly when rapidly developing countries within a continent contribute to an overall increase in regional attractiveness. </w:t>
        </w:r>
      </w:ins>
    </w:p>
    <w:p w14:paraId="2BD0560E" w14:textId="77777777" w:rsidR="00966AF5" w:rsidRDefault="00966AF5" w:rsidP="00FE4B02">
      <w:pPr>
        <w:rPr>
          <w:ins w:id="497" w:author="煜锐 黄" w:date="2024-12-31T22:34:00Z" w16du:dateUtc="2024-12-31T14:34:00Z"/>
        </w:rPr>
      </w:pPr>
    </w:p>
    <w:p w14:paraId="1EA18A02" w14:textId="4534103D" w:rsidR="00FE4B02" w:rsidRDefault="00000438" w:rsidP="00FE4B02">
      <w:pPr>
        <w:rPr>
          <w:ins w:id="498" w:author="煜锐 黄" w:date="2024-12-17T15:36:00Z" w16du:dateUtc="2024-12-17T07:36:00Z"/>
        </w:rPr>
      </w:pPr>
      <w:ins w:id="499" w:author="煜锐 黄" w:date="2024-12-31T22:30:00Z" w16du:dateUtc="2024-12-31T14:30:00Z">
        <w:r w:rsidRPr="00000438">
          <w:t xml:space="preserve">Based on our observations, the overall attractiveness of Asia is largely driven by the rapid economic development of emerging developing countries like China and India after 1960. </w:t>
        </w:r>
      </w:ins>
      <w:ins w:id="500" w:author="煜锐 黄" w:date="2024-12-31T22:41:00Z" w16du:dateUtc="2024-12-31T14:41:00Z">
        <w:r w:rsidR="000572FE" w:rsidRPr="000572FE">
          <w:t>In Asia, Japan’s attractiveness began to decline steadily from 1979, with a more pronounced decrease after 2000. During this period, China’s attractiveness experienced two significant surges. Between 1985 and 2014, the gap in attractiveness widened, and the increase was particularly noticeable between the periods of 2015–2019 and 2020–2024. India, on the other hand, saw a decline in attractiveness for about 30 years, but this trend reversed after 2000, when its attractiveness began to rise.</w:t>
        </w:r>
        <w:r w:rsidR="000572FE">
          <w:rPr>
            <w:rFonts w:hint="eastAsia"/>
          </w:rPr>
          <w:t xml:space="preserve"> </w:t>
        </w:r>
      </w:ins>
      <w:ins w:id="501" w:author="煜锐 黄" w:date="2024-12-31T22:30:00Z" w16du:dateUtc="2024-12-31T14:30:00Z">
        <w:r w:rsidRPr="00000438">
          <w:t>The economic growth and strengthening of these countries have significantly enhanced their appeal to foreign scientists, particularly due to their large populations, government policies encouraging scholars to study abroad and return to contribute to local economic</w:t>
        </w:r>
      </w:ins>
      <w:ins w:id="502" w:author="煜锐 黄" w:date="2024-12-31T22:32:00Z" w16du:dateUtc="2024-12-31T14:32:00Z">
        <w:r w:rsidR="00095913">
          <w:rPr>
            <w:rFonts w:hint="eastAsia"/>
          </w:rPr>
          <w:t xml:space="preserve"> and scientific</w:t>
        </w:r>
      </w:ins>
      <w:ins w:id="503" w:author="煜锐 黄" w:date="2024-12-31T22:30:00Z" w16du:dateUtc="2024-12-31T14:30:00Z">
        <w:r w:rsidRPr="00000438">
          <w:t xml:space="preserve"> development. This has led to a cross-continental flow of scientists from developed Western regions to relatively less-developed areas</w:t>
        </w:r>
      </w:ins>
      <w:ins w:id="504" w:author="煜锐 黄" w:date="2024-12-31T22:42:00Z" w16du:dateUtc="2024-12-31T14:42:00Z">
        <w:r w:rsidR="00C7600E">
          <w:rPr>
            <w:rFonts w:hint="eastAsia"/>
          </w:rPr>
          <w:t>.</w:t>
        </w:r>
        <w:r w:rsidR="00C7600E" w:rsidRPr="00C7600E">
          <w:t xml:space="preserve"> Japan's declining attractiveness to scientists can be attributed to factors such as an aging population, stagnant research funding, limited international collaboration, rigid academic structures</w:t>
        </w:r>
      </w:ins>
      <w:ins w:id="505" w:author="煜锐 黄" w:date="2024-12-31T22:30:00Z" w16du:dateUtc="2024-12-31T14:30:00Z">
        <w:r w:rsidRPr="00000438">
          <w:t>.</w:t>
        </w:r>
      </w:ins>
      <w:commentRangeEnd w:id="494"/>
      <w:del w:id="506" w:author="煜锐 黄" w:date="2024-12-31T22:29:00Z" w16du:dateUtc="2024-12-31T14:29:00Z">
        <w:r w:rsidR="00384C81" w:rsidDel="00000438">
          <w:rPr>
            <w:rStyle w:val="a9"/>
          </w:rPr>
          <w:commentReference w:id="494"/>
        </w:r>
      </w:del>
      <w:commentRangeEnd w:id="495"/>
      <w:r w:rsidR="00CF7644">
        <w:rPr>
          <w:rStyle w:val="a9"/>
        </w:rPr>
        <w:commentReference w:id="495"/>
      </w:r>
      <w:ins w:id="507" w:author="煜锐 黄" w:date="2024-12-31T22:29:00Z" w16du:dateUtc="2024-12-31T14:29:00Z">
        <w:r w:rsidRPr="00000438">
          <w:t xml:space="preserve"> </w:t>
        </w:r>
      </w:ins>
    </w:p>
    <w:p w14:paraId="44DF301E" w14:textId="77777777" w:rsidR="00FE4B02" w:rsidRDefault="00FE4B02" w:rsidP="00FE4B02">
      <w:pPr>
        <w:rPr>
          <w:ins w:id="508" w:author="煜锐 黄" w:date="2024-12-17T15:36:00Z" w16du:dateUtc="2024-12-17T07:36:00Z"/>
        </w:rPr>
      </w:pPr>
    </w:p>
    <w:p w14:paraId="73EF30E4" w14:textId="4552C1AC" w:rsidR="007705D9" w:rsidDel="00FE4B02" w:rsidRDefault="00C1060A" w:rsidP="00C42924">
      <w:pPr>
        <w:rPr>
          <w:del w:id="509" w:author="煜锐 黄" w:date="2024-12-17T15:17:00Z" w16du:dateUtc="2024-12-17T07:17:00Z"/>
        </w:rPr>
      </w:pPr>
      <w:ins w:id="510" w:author="煜锐 黄" w:date="2024-12-31T22:53:00Z" w16du:dateUtc="2024-12-31T14:53:00Z">
        <w:r w:rsidRPr="00C1060A">
          <w:t>In Europe, the two countries with the highest attractiveness, the United Kingdom and Germany, have both seen a gradual decline in attractiveness since 1960. This decline has been distributed across other European countries, leading to smaller differences in attractiveness among European nations in recent years. The decrease in attractiveness for the UK and Germany can be attributed to a range of factors, such as economic shifts, changes in research funding, or political developments, which have led to a redistribution of research opportunities across other European countries. This has resulted in a more balanced scientific environment across Europe today.</w:t>
        </w:r>
      </w:ins>
      <w:ins w:id="511" w:author="煜锐 黄" w:date="2024-12-31T22:54:00Z" w16du:dateUtc="2024-12-31T14:54:00Z">
        <w:r>
          <w:rPr>
            <w:rFonts w:hint="eastAsia"/>
          </w:rPr>
          <w:t xml:space="preserve"> </w:t>
        </w:r>
      </w:ins>
      <w:ins w:id="512" w:author="煜锐 黄" w:date="2024-12-31T22:53:00Z" w16du:dateUtc="2024-12-31T14:53:00Z">
        <w:r w:rsidRPr="00C1060A">
          <w:t>In contrast, North America has seen the United States consistently maintain its dominant position in terms of attractiveness, holding an absolute advantage over other countries in the region.</w:t>
        </w:r>
      </w:ins>
      <w:ins w:id="513" w:author="煜锐 黄" w:date="2024-12-31T22:54:00Z" w16du:dateUtc="2024-12-31T14:54:00Z">
        <w:r>
          <w:rPr>
            <w:rFonts w:hint="eastAsia"/>
          </w:rPr>
          <w:t xml:space="preserve"> This might be the consequence of </w:t>
        </w:r>
      </w:ins>
      <w:ins w:id="514" w:author="煜锐 黄" w:date="2024-12-31T22:54:00Z">
        <w:r w:rsidRPr="00C1060A">
          <w:t>its continued investment in research and development, robust scientific infrastructure, and policies that attract top talent from around the world.</w:t>
        </w:r>
      </w:ins>
      <w:del w:id="515" w:author="煜锐 黄" w:date="2024-12-17T15:17:00Z" w16du:dateUtc="2024-12-17T07:17:00Z">
        <w:r w:rsidR="00C42924" w:rsidDel="006B3263">
          <w:delText>Fig</w:delText>
        </w:r>
        <w:r w:rsidR="005979B1" w:rsidDel="006B3263">
          <w:rPr>
            <w:rFonts w:hint="eastAsia"/>
          </w:rPr>
          <w:delText>ure</w:delText>
        </w:r>
        <w:r w:rsidR="00C42924" w:rsidDel="006B3263">
          <w:delText xml:space="preserve"> 2A </w:delText>
        </w:r>
        <w:r w:rsidR="007705D9" w:rsidRPr="007705D9" w:rsidDel="006B3263">
          <w:delText>highlights a shift in regional attractiveness:</w:delText>
        </w:r>
        <w:r w:rsidR="00C42924" w:rsidDel="006B3263">
          <w:delText xml:space="preserve"> Europe was more</w:delText>
        </w:r>
        <w:r w:rsidR="00C42924" w:rsidDel="006B3263">
          <w:rPr>
            <w:rFonts w:eastAsia="等线"/>
          </w:rPr>
          <w:delText xml:space="preserve"> attractive than North America and Asia before the 2000s</w:delText>
        </w:r>
        <w:r w:rsidR="007705D9" w:rsidRPr="007705D9" w:rsidDel="006B3263">
          <w:delText>; however, Europe</w:delText>
        </w:r>
        <w:r w:rsidR="007705D9" w:rsidDel="006B3263">
          <w:delText>’</w:delText>
        </w:r>
        <w:r w:rsidR="007705D9" w:rsidRPr="007705D9" w:rsidDel="006B3263">
          <w:delText>s attractiveness declined thereafter, while Asia</w:delText>
        </w:r>
        <w:r w:rsidR="007C5465" w:rsidDel="006B3263">
          <w:delText>’</w:delText>
        </w:r>
        <w:r w:rsidR="007705D9" w:rsidRPr="007705D9" w:rsidDel="006B3263">
          <w:delText>s attractiveness steadily increased. By the period 2015–2021, Asia and Europe displayed similar levels of attractiveness, slightly outpacing North America. The attractiveness of Oceania and South America remained relatively stable throughout these periods. Not</w:delText>
        </w:r>
        <w:r w:rsidR="007705D9" w:rsidDel="006B3263">
          <w:rPr>
            <w:rFonts w:hint="eastAsia"/>
          </w:rPr>
          <w:delText xml:space="preserve">e </w:delText>
        </w:r>
        <w:r w:rsidR="007705D9" w:rsidDel="006B3263">
          <w:delText>that</w:delText>
        </w:r>
        <w:r w:rsidR="007705D9" w:rsidRPr="007705D9" w:rsidDel="006B3263">
          <w:delText xml:space="preserve"> African nations are absent from the top 20 countries with the highest number of institutions due to their lower institutional density, which limits our analysis of Africa’s attractiveness in the context of scientists’ mobility.</w:delText>
        </w:r>
      </w:del>
    </w:p>
    <w:p w14:paraId="6B1875BE" w14:textId="77777777" w:rsidR="00FE4B02" w:rsidRDefault="00FE4B02" w:rsidP="006B3263">
      <w:pPr>
        <w:rPr>
          <w:ins w:id="516" w:author="煜锐 黄" w:date="2024-12-17T15:36:00Z" w16du:dateUtc="2024-12-17T07:36:00Z"/>
        </w:rPr>
      </w:pPr>
    </w:p>
    <w:p w14:paraId="16C8CCE8" w14:textId="7995D43D" w:rsidR="00C42924" w:rsidRPr="00C1060A" w:rsidDel="006B3263" w:rsidRDefault="00C42924" w:rsidP="00C42924">
      <w:pPr>
        <w:rPr>
          <w:del w:id="517" w:author="煜锐 黄" w:date="2024-12-17T15:17:00Z" w16du:dateUtc="2024-12-17T07:17:00Z"/>
        </w:rPr>
      </w:pPr>
    </w:p>
    <w:p w14:paraId="1DEC7CAD" w14:textId="1A728D0E" w:rsidR="00B31678" w:rsidDel="006B3263" w:rsidRDefault="00C42924" w:rsidP="00C42924">
      <w:pPr>
        <w:rPr>
          <w:del w:id="518" w:author="煜锐 黄" w:date="2024-12-17T15:17:00Z" w16du:dateUtc="2024-12-17T07:17:00Z"/>
        </w:rPr>
      </w:pPr>
      <w:del w:id="519" w:author="煜锐 黄" w:date="2024-12-17T15:17:00Z" w16du:dateUtc="2024-12-17T07:17:00Z">
        <w:r w:rsidDel="006B3263">
          <w:delText xml:space="preserve">In Fig. 2(B–D), we show the </w:delText>
        </w:r>
        <w:r w:rsidR="007705D9" w:rsidRPr="007705D9" w:rsidDel="006B3263">
          <w:delText>dynamics of country-specific attractiveness within each continent.</w:delText>
        </w:r>
        <w:r w:rsidDel="006B3263">
          <w:delText xml:space="preserve"> In Europe (Fig. 2B), most countries’ attractiveness has gradually stabilized over time, with the United Kingdom (GB) losing its early dominance in the 1960s</w:delText>
        </w:r>
        <w:r w:rsidR="007705D9" w:rsidDel="006B3263">
          <w:rPr>
            <w:rFonts w:hint="eastAsia"/>
          </w:rPr>
          <w:delText xml:space="preserve">, while </w:delText>
        </w:r>
        <w:r w:rsidDel="006B3263">
          <w:delText xml:space="preserve">Spain (ES) has gained a notable position in Europe’s talent migration network. In Asia </w:delText>
        </w:r>
        <w:r w:rsidR="00B31678" w:rsidDel="006B3263">
          <w:rPr>
            <w:rFonts w:hint="eastAsia"/>
          </w:rPr>
          <w:delText>(</w:delText>
        </w:r>
        <w:r w:rsidDel="006B3263">
          <w:delText>Fig. 2C</w:delText>
        </w:r>
        <w:r w:rsidR="00B31678" w:rsidDel="006B3263">
          <w:rPr>
            <w:rFonts w:hint="eastAsia"/>
          </w:rPr>
          <w:delText>)</w:delText>
        </w:r>
        <w:r w:rsidDel="006B3263">
          <w:delText xml:space="preserve">, China’s (CN) attractiveness surged from the 1980s, </w:delText>
        </w:r>
        <w:r w:rsidR="00B31678" w:rsidRPr="00B31678" w:rsidDel="006B3263">
          <w:delText>driven by rapid economic development and proactive talent recruitment policies such as the Thousand Talent Program.</w:delText>
        </w:r>
        <w:r w:rsidR="00B31678" w:rsidDel="006B3263">
          <w:rPr>
            <w:rFonts w:hint="eastAsia"/>
          </w:rPr>
          <w:delText xml:space="preserve"> </w:delText>
        </w:r>
        <w:r w:rsidR="00B31678" w:rsidRPr="00B31678" w:rsidDel="006B3263">
          <w:delText>Conversely, Japan</w:delText>
        </w:r>
        <w:r w:rsidR="00B31678" w:rsidDel="006B3263">
          <w:rPr>
            <w:rFonts w:hint="eastAsia"/>
          </w:rPr>
          <w:delText xml:space="preserve"> (JP)</w:delText>
        </w:r>
        <w:r w:rsidR="00B31678" w:rsidRPr="00B31678" w:rsidDel="006B3263">
          <w:delText xml:space="preserve"> and India</w:delText>
        </w:r>
        <w:r w:rsidR="00B31678" w:rsidDel="006B3263">
          <w:rPr>
            <w:rFonts w:hint="eastAsia"/>
          </w:rPr>
          <w:delText xml:space="preserve"> (IN)</w:delText>
        </w:r>
        <w:r w:rsidR="00B31678" w:rsidRPr="00B31678" w:rsidDel="006B3263">
          <w:delText xml:space="preserve"> have seen declines in their attractiveness in recent decades. Fig. 2D presents trends for North America, where the United States</w:delText>
        </w:r>
        <w:r w:rsidR="00B31678" w:rsidDel="006B3263">
          <w:rPr>
            <w:rFonts w:hint="eastAsia"/>
          </w:rPr>
          <w:delText xml:space="preserve"> </w:delText>
        </w:r>
        <w:r w:rsidR="00B31678" w:rsidDel="006B3263">
          <w:rPr>
            <w:rFonts w:eastAsia="等线"/>
          </w:rPr>
          <w:delText>(US)</w:delText>
        </w:r>
        <w:r w:rsidR="00B31678" w:rsidRPr="00B31678" w:rsidDel="006B3263">
          <w:delText>, Canada</w:delText>
        </w:r>
        <w:r w:rsidR="00B31678" w:rsidDel="006B3263">
          <w:rPr>
            <w:rFonts w:hint="eastAsia"/>
          </w:rPr>
          <w:delText xml:space="preserve"> </w:delText>
        </w:r>
        <w:r w:rsidR="00B31678" w:rsidDel="006B3263">
          <w:rPr>
            <w:rFonts w:eastAsia="等线"/>
          </w:rPr>
          <w:delText>(CA)</w:delText>
        </w:r>
        <w:r w:rsidR="00B31678" w:rsidRPr="00B31678" w:rsidDel="006B3263">
          <w:delText>, and Mexico</w:delText>
        </w:r>
        <w:r w:rsidR="00B31678" w:rsidDel="006B3263">
          <w:rPr>
            <w:rFonts w:hint="eastAsia"/>
          </w:rPr>
          <w:delText xml:space="preserve"> </w:delText>
        </w:r>
        <w:r w:rsidR="00B31678" w:rsidDel="006B3263">
          <w:rPr>
            <w:rFonts w:eastAsia="等线"/>
          </w:rPr>
          <w:delText>(MX)</w:delText>
        </w:r>
        <w:r w:rsidR="00B31678" w:rsidDel="006B3263">
          <w:rPr>
            <w:rFonts w:eastAsia="等线" w:hint="eastAsia"/>
          </w:rPr>
          <w:delText xml:space="preserve"> </w:delText>
        </w:r>
        <w:r w:rsidR="00B31678" w:rsidRPr="00B31678" w:rsidDel="006B3263">
          <w:delText>exhibit relatively stable attractiveness, with the US maintaining the highest draw for scientific talent.</w:delText>
        </w:r>
      </w:del>
    </w:p>
    <w:p w14:paraId="5CD4F0F7" w14:textId="770BE6C8" w:rsidR="00C42924" w:rsidDel="00FE4B02" w:rsidRDefault="00C42924" w:rsidP="00C42924">
      <w:pPr>
        <w:rPr>
          <w:del w:id="520" w:author="煜锐 黄" w:date="2024-12-17T15:36:00Z" w16du:dateUtc="2024-12-17T07:36:00Z"/>
        </w:rPr>
      </w:pPr>
    </w:p>
    <w:p w14:paraId="702D2D1D" w14:textId="1683055C" w:rsidR="00C42924" w:rsidDel="00F95BD1" w:rsidRDefault="00C42924" w:rsidP="00C42924">
      <w:pPr>
        <w:rPr>
          <w:del w:id="521" w:author="煜锐 黄" w:date="2024-12-17T15:49:00Z" w16du:dateUtc="2024-12-17T07:49:00Z"/>
        </w:rPr>
      </w:pPr>
      <w:del w:id="522" w:author="煜锐 黄" w:date="2024-12-17T15:49:00Z" w16du:dateUtc="2024-12-17T07:49:00Z">
        <w:r w:rsidDel="00F95BD1">
          <w:delText xml:space="preserve">Regarding to intra-national dynamics, </w:delText>
        </w:r>
        <w:r w:rsidR="00B31678" w:rsidDel="00F95BD1">
          <w:rPr>
            <w:rFonts w:hint="eastAsia"/>
          </w:rPr>
          <w:delText>with</w:delText>
        </w:r>
        <w:r w:rsidDel="00F95BD1">
          <w:delText>in the United Kingdom, the attractiveness of different cities has been relatively balanced since the 1960s (Fig. S</w:delText>
        </w:r>
        <w:r w:rsidR="00370E7A" w:rsidDel="00F95BD1">
          <w:rPr>
            <w:rFonts w:hint="eastAsia"/>
          </w:rPr>
          <w:delText>4</w:delText>
        </w:r>
        <w:r w:rsidDel="00F95BD1">
          <w:delText>A). In China, Beijing, as a longstanding educational hub, has witnessed a gradual shift of talent attraction towards other Chinese cities (Fig. S</w:delText>
        </w:r>
        <w:r w:rsidR="00370E7A" w:rsidDel="00F95BD1">
          <w:rPr>
            <w:rFonts w:hint="eastAsia"/>
          </w:rPr>
          <w:delText>4</w:delText>
        </w:r>
        <w:r w:rsidDel="00F95BD1">
          <w:delText xml:space="preserve">C). In </w:delText>
        </w:r>
        <w:r w:rsidDel="00F95BD1">
          <w:rPr>
            <w:rFonts w:eastAsia="等线"/>
          </w:rPr>
          <w:delText>the</w:delText>
        </w:r>
        <w:r w:rsidDel="00F95BD1">
          <w:delText xml:space="preserve"> </w:delText>
        </w:r>
        <w:r w:rsidDel="00F95BD1">
          <w:rPr>
            <w:rFonts w:eastAsia="等线"/>
          </w:rPr>
          <w:delText>U</w:delText>
        </w:r>
        <w:r w:rsidDel="00F95BD1">
          <w:delText xml:space="preserve">S, </w:delText>
        </w:r>
        <w:r w:rsidR="00B31678" w:rsidRPr="00B31678" w:rsidDel="00F95BD1">
          <w:delText>the focus of scientific mobility has shifted from Washington D.C., with Boston emerging as a new hub for scientific talent</w:delText>
        </w:r>
        <w:r w:rsidDel="00F95BD1">
          <w:delText xml:space="preserve"> (Fig. S</w:delText>
        </w:r>
        <w:r w:rsidR="00370E7A" w:rsidDel="00F95BD1">
          <w:rPr>
            <w:rFonts w:hint="eastAsia"/>
          </w:rPr>
          <w:delText>5</w:delText>
        </w:r>
        <w:r w:rsidR="004944A2" w:rsidDel="00F95BD1">
          <w:rPr>
            <w:rFonts w:hint="eastAsia"/>
          </w:rPr>
          <w:delText>C</w:delText>
        </w:r>
        <w:r w:rsidDel="00F95BD1">
          <w:delText xml:space="preserve">). </w:delText>
        </w:r>
      </w:del>
    </w:p>
    <w:bookmarkEnd w:id="493"/>
    <w:p w14:paraId="10289545" w14:textId="77777777" w:rsidR="00C42924" w:rsidRDefault="00C42924" w:rsidP="00C42924"/>
    <w:p w14:paraId="7FF3228C" w14:textId="45667BB5" w:rsidR="00C42924" w:rsidRDefault="00C42924" w:rsidP="00C42924">
      <w:pPr>
        <w:jc w:val="center"/>
      </w:pPr>
      <w:del w:id="523" w:author="煜锐 黄" w:date="2024-10-23T14:46:00Z" w16du:dateUtc="2024-10-23T06:46:00Z">
        <w:r w:rsidDel="00D04989">
          <w:rPr>
            <w:noProof/>
          </w:rPr>
          <w:lastRenderedPageBreak/>
          <w:drawing>
            <wp:inline distT="0" distB="0" distL="0" distR="0" wp14:anchorId="7BF0AB02" wp14:editId="07A4A48D">
              <wp:extent cx="5100955" cy="2882900"/>
              <wp:effectExtent l="0" t="0" r="4445" b="0"/>
              <wp:docPr id="44655730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00955" cy="2882900"/>
                      </a:xfrm>
                      <a:prstGeom prst="rect">
                        <a:avLst/>
                      </a:prstGeom>
                      <a:noFill/>
                      <a:ln>
                        <a:noFill/>
                      </a:ln>
                    </pic:spPr>
                  </pic:pic>
                </a:graphicData>
              </a:graphic>
            </wp:inline>
          </w:drawing>
        </w:r>
      </w:del>
      <w:ins w:id="524" w:author="煜锐 黄" w:date="2024-10-23T14:46:00Z" w16du:dateUtc="2024-10-23T06:46:00Z">
        <w:r w:rsidR="00D04989">
          <w:rPr>
            <w:noProof/>
          </w:rPr>
          <w:drawing>
            <wp:inline distT="0" distB="0" distL="0" distR="0" wp14:anchorId="0E26239C" wp14:editId="1FCB03F9">
              <wp:extent cx="4974407" cy="2739571"/>
              <wp:effectExtent l="0" t="0" r="0" b="3810"/>
              <wp:docPr id="11894940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8049" cy="2774621"/>
                      </a:xfrm>
                      <a:prstGeom prst="rect">
                        <a:avLst/>
                      </a:prstGeom>
                      <a:noFill/>
                    </pic:spPr>
                  </pic:pic>
                </a:graphicData>
              </a:graphic>
            </wp:inline>
          </w:drawing>
        </w:r>
      </w:ins>
    </w:p>
    <w:p w14:paraId="2D8154B0" w14:textId="63B593C4" w:rsidR="00C42924" w:rsidRDefault="00C42924" w:rsidP="00C42924">
      <w:pPr>
        <w:pStyle w:val="CaptionFigureandTable"/>
      </w:pPr>
      <w:r>
        <w:rPr>
          <w:b/>
          <w:bCs/>
        </w:rPr>
        <w:t xml:space="preserve">Figure </w:t>
      </w:r>
      <w:del w:id="525" w:author="煜锐 黄" w:date="2024-10-23T14:45:00Z" w16du:dateUtc="2024-10-23T06:45:00Z">
        <w:r w:rsidDel="00D04989">
          <w:rPr>
            <w:b/>
            <w:bCs/>
          </w:rPr>
          <w:delText>2</w:delText>
        </w:r>
      </w:del>
      <w:ins w:id="526" w:author="煜锐 黄" w:date="2024-10-23T14:45:00Z" w16du:dateUtc="2024-10-23T06:45:00Z">
        <w:r w:rsidR="00D04989">
          <w:rPr>
            <w:rFonts w:hint="eastAsia"/>
            <w:b/>
            <w:bCs/>
          </w:rPr>
          <w:t>3</w:t>
        </w:r>
      </w:ins>
      <w:r>
        <w:rPr>
          <w:b/>
          <w:bCs/>
        </w:rPr>
        <w:t xml:space="preserve">. The attractiveness of regions at different administrative levels. </w:t>
      </w:r>
      <w:r>
        <w:rPr>
          <w:b/>
        </w:rPr>
        <w:t>A.</w:t>
      </w:r>
      <w:r>
        <w:t xml:space="preserve"> Attractiveness at continent level calculated every 5 years from 1960 to </w:t>
      </w:r>
      <w:del w:id="527" w:author="煜锐 黄" w:date="2024-10-24T15:08:00Z" w16du:dateUtc="2024-10-24T07:08:00Z">
        <w:r w:rsidDel="00CA3D98">
          <w:delText>2021</w:delText>
        </w:r>
      </w:del>
      <w:ins w:id="528" w:author="煜锐 黄" w:date="2024-10-24T15:08:00Z" w16du:dateUtc="2024-10-24T07:08:00Z">
        <w:r w:rsidR="00CA3D98">
          <w:rPr>
            <w:rFonts w:hint="eastAsia"/>
          </w:rPr>
          <w:t>2024</w:t>
        </w:r>
      </w:ins>
      <w:r>
        <w:t>. Different colors, markers shape, and line type</w:t>
      </w:r>
      <w:r w:rsidR="00737447">
        <w:rPr>
          <w:rFonts w:hint="eastAsia"/>
        </w:rPr>
        <w:t>s</w:t>
      </w:r>
      <w:r>
        <w:t xml:space="preserve"> identify different continents, including South America (SA), Europe (EU), Oceania (OC), </w:t>
      </w:r>
      <w:ins w:id="529" w:author="煜锐 黄" w:date="2024-12-19T08:08:00Z" w16du:dateUtc="2024-12-19T00:08:00Z">
        <w:r w:rsidR="00117FC9">
          <w:t>Africa (</w:t>
        </w:r>
      </w:ins>
      <w:ins w:id="530" w:author="煜锐 黄" w:date="2024-12-17T14:54:00Z" w16du:dateUtc="2024-12-17T06:54:00Z">
        <w:r w:rsidR="00FD3DF8">
          <w:rPr>
            <w:rFonts w:hint="eastAsia"/>
          </w:rPr>
          <w:t xml:space="preserve">AF), </w:t>
        </w:r>
      </w:ins>
      <w:r>
        <w:t xml:space="preserve">Asia (AS), and North America (NA). </w:t>
      </w:r>
      <w:r>
        <w:rPr>
          <w:b/>
        </w:rPr>
        <w:t>B</w:t>
      </w:r>
      <w:r>
        <w:rPr>
          <w:b/>
          <w:bCs/>
        </w:rPr>
        <w:t>–</w:t>
      </w:r>
      <w:r>
        <w:rPr>
          <w:b/>
        </w:rPr>
        <w:t>D.</w:t>
      </w:r>
      <w:r>
        <w:t xml:space="preserve"> Attractiveness of different countries</w:t>
      </w:r>
      <w:ins w:id="531" w:author="煜锐 黄" w:date="2024-12-31T22:54:00Z" w16du:dateUtc="2024-12-31T14:54:00Z">
        <w:r w:rsidR="00B35A3B">
          <w:rPr>
            <w:rFonts w:hint="eastAsia"/>
          </w:rPr>
          <w:t xml:space="preserve"> </w:t>
        </w:r>
      </w:ins>
      <w:ins w:id="532" w:author="煜锐 黄" w:date="2024-12-31T22:47:00Z" w16du:dateUtc="2024-12-31T14:47:00Z">
        <w:r w:rsidR="00772167">
          <w:rPr>
            <w:rFonts w:hint="eastAsia"/>
          </w:rPr>
          <w:t>(selected the top 8</w:t>
        </w:r>
      </w:ins>
      <w:ins w:id="533" w:author="煜锐 黄" w:date="2024-12-31T22:48:00Z" w16du:dateUtc="2024-12-31T14:48:00Z">
        <w:r w:rsidR="00772167">
          <w:rPr>
            <w:rFonts w:hint="eastAsia"/>
          </w:rPr>
          <w:t xml:space="preserve"> </w:t>
        </w:r>
      </w:ins>
      <w:ins w:id="534" w:author="煜锐 黄" w:date="2024-12-31T22:47:00Z" w16du:dateUtc="2024-12-31T14:47:00Z">
        <w:r w:rsidR="00772167">
          <w:rPr>
            <w:rFonts w:hint="eastAsia"/>
          </w:rPr>
          <w:t>based on their attractiveness)</w:t>
        </w:r>
      </w:ins>
      <w:r>
        <w:t xml:space="preserve"> in EU (B), AS (C), and NA (D).</w:t>
      </w:r>
    </w:p>
    <w:p w14:paraId="559AB948" w14:textId="77777777" w:rsidR="00C42924" w:rsidRDefault="00C42924" w:rsidP="00C42924">
      <w:pPr>
        <w:pStyle w:val="CaptionFigureandTable"/>
        <w:rPr>
          <w:ins w:id="535" w:author="煜锐 黄" w:date="2024-12-17T15:53:00Z" w16du:dateUtc="2024-12-17T07:53:00Z"/>
          <w:b/>
        </w:rPr>
      </w:pPr>
    </w:p>
    <w:p w14:paraId="7C2CB080" w14:textId="1006A070" w:rsidR="006138F1" w:rsidDel="000A6E57" w:rsidRDefault="006138F1">
      <w:pPr>
        <w:pStyle w:val="3"/>
        <w:rPr>
          <w:del w:id="536" w:author="煜锐 黄" w:date="2024-12-17T22:13:00Z" w16du:dateUtc="2024-12-17T14:13:00Z"/>
          <w:moveTo w:id="537" w:author="煜锐 黄" w:date="2024-12-17T15:53:00Z" w16du:dateUtc="2024-12-17T07:53:00Z"/>
        </w:rPr>
      </w:pPr>
      <w:moveToRangeStart w:id="538" w:author="煜锐 黄" w:date="2024-12-17T15:53:00Z" w:name="move185343230"/>
      <w:commentRangeStart w:id="539"/>
      <w:moveTo w:id="540" w:author="煜锐 黄" w:date="2024-12-17T15:53:00Z" w16du:dateUtc="2024-12-17T07:53:00Z">
        <w:r>
          <w:t>Attractiveness reveal</w:t>
        </w:r>
        <w:commentRangeStart w:id="541"/>
        <w:r>
          <w:t>s the scientific status of regio</w:t>
        </w:r>
      </w:moveTo>
      <w:commentRangeEnd w:id="541"/>
      <w:r w:rsidR="00D30B22">
        <w:rPr>
          <w:rStyle w:val="a9"/>
          <w:rFonts w:eastAsiaTheme="minorEastAsia"/>
          <w:b w:val="0"/>
        </w:rPr>
        <w:commentReference w:id="541"/>
      </w:r>
      <w:moveTo w:id="542" w:author="煜锐 黄" w:date="2024-12-17T15:53:00Z" w16du:dateUtc="2024-12-17T07:53:00Z">
        <w:r>
          <w:t>ns</w:t>
        </w:r>
      </w:moveTo>
      <w:commentRangeEnd w:id="539"/>
      <w:r w:rsidR="00D30B22">
        <w:rPr>
          <w:rStyle w:val="a9"/>
          <w:rFonts w:eastAsiaTheme="minorEastAsia"/>
          <w:b w:val="0"/>
        </w:rPr>
        <w:commentReference w:id="539"/>
      </w:r>
    </w:p>
    <w:p w14:paraId="597C1E54" w14:textId="6E92043C" w:rsidR="006138F1" w:rsidDel="001758D5" w:rsidRDefault="006138F1">
      <w:pPr>
        <w:pStyle w:val="3"/>
        <w:rPr>
          <w:del w:id="543" w:author="煜锐 黄" w:date="2024-12-17T22:09:00Z" w16du:dateUtc="2024-12-17T14:09:00Z"/>
        </w:rPr>
        <w:pPrChange w:id="544" w:author="煜锐 黄" w:date="2024-12-17T22:13:00Z" w16du:dateUtc="2024-12-17T14:13:00Z">
          <w:pPr/>
        </w:pPrChange>
      </w:pPr>
      <w:moveTo w:id="545" w:author="煜锐 黄" w:date="2024-12-17T15:53:00Z" w16du:dateUtc="2024-12-17T07:53:00Z">
        <w:del w:id="546" w:author="煜锐 黄" w:date="2024-12-17T22:13:00Z" w16du:dateUtc="2024-12-17T14:13:00Z">
          <w:r w:rsidDel="000A6E57">
            <w:delText xml:space="preserve">What </w:delText>
          </w:r>
          <w:r w:rsidDel="000A6E57">
            <w:rPr>
              <w:rFonts w:hint="eastAsia"/>
            </w:rPr>
            <w:delText xml:space="preserve">characteristics enhance the appeal of </w:delText>
          </w:r>
          <w:r w:rsidDel="000A6E57">
            <w:delText>regions at each mobility</w:delText>
          </w:r>
          <w:r w:rsidDel="000A6E57">
            <w:rPr>
              <w:rFonts w:eastAsia="等线"/>
            </w:rPr>
            <w:delText xml:space="preserve"> level? </w:delText>
          </w:r>
          <w:r w:rsidDel="000A6E57">
            <w:delText xml:space="preserve"> Although scientists’ mobility</w:delText>
          </w:r>
          <w:r w:rsidDel="000A6E57">
            <w:rPr>
              <w:rFonts w:hint="eastAsia"/>
            </w:rPr>
            <w:delText xml:space="preserve"> decisions</w:delText>
          </w:r>
          <w:r w:rsidRPr="00C679B5" w:rsidDel="000A6E57">
            <w:delText xml:space="preserve"> are influenced by a myriad of factors pertinent to personal and professional development, our analysis delves into the collective attributes of regions that are quantifiable through our data.</w:delText>
          </w:r>
          <w:r w:rsidDel="000A6E57">
            <w:rPr>
              <w:rFonts w:hint="eastAsia"/>
            </w:rPr>
            <w:delText xml:space="preserve"> </w:delText>
          </w:r>
          <w:r w:rsidDel="000A6E57">
            <w:delText xml:space="preserve">Specifically, we examine </w:delText>
          </w:r>
        </w:del>
        <w:del w:id="547" w:author="煜锐 黄" w:date="2024-12-17T20:55:00Z" w16du:dateUtc="2024-12-17T12:55:00Z">
          <w:r w:rsidDel="00714507">
            <w:rPr>
              <w:rFonts w:hint="eastAsia"/>
            </w:rPr>
            <w:delText>three</w:delText>
          </w:r>
        </w:del>
        <w:del w:id="548" w:author="煜锐 黄" w:date="2024-12-17T22:13:00Z" w16du:dateUtc="2024-12-17T14:13:00Z">
          <w:r w:rsidDel="000A6E57">
            <w:rPr>
              <w:rFonts w:hint="eastAsia"/>
            </w:rPr>
            <w:delText xml:space="preserve"> </w:delText>
          </w:r>
        </w:del>
        <w:del w:id="549" w:author="煜锐 黄" w:date="2024-12-17T20:55:00Z" w16du:dateUtc="2024-12-17T12:55:00Z">
          <w:r w:rsidDel="006B11E8">
            <w:rPr>
              <w:rFonts w:hint="eastAsia"/>
            </w:rPr>
            <w:delText>key aspects</w:delText>
          </w:r>
        </w:del>
        <w:del w:id="550" w:author="煜锐 黄" w:date="2024-12-17T22:09:00Z" w16du:dateUtc="2024-12-17T14:09:00Z">
          <w:r w:rsidDel="001758D5">
            <w:rPr>
              <w:rFonts w:hint="eastAsia"/>
            </w:rPr>
            <w:delText>:</w:delText>
          </w:r>
          <w:r w:rsidDel="001758D5">
            <w:delText xml:space="preserve"> (i) the number of institutions within a region</w:delText>
          </w:r>
          <w:r w:rsidDel="001758D5">
            <w:rPr>
              <w:rFonts w:hint="eastAsia"/>
            </w:rPr>
            <w:delText>,</w:delText>
          </w:r>
          <w:r w:rsidDel="001758D5">
            <w:delText xml:space="preserve"> </w:delText>
          </w:r>
          <w:r w:rsidDel="001758D5">
            <w:rPr>
              <w:rFonts w:hint="eastAsia"/>
            </w:rPr>
            <w:delText>reflecting</w:delText>
          </w:r>
          <w:r w:rsidDel="001758D5">
            <w:delText xml:space="preserve"> the number of opportunities the region can provide to the mover</w:delText>
          </w:r>
          <w:r w:rsidDel="001758D5">
            <w:rPr>
              <w:rFonts w:hint="eastAsia"/>
            </w:rPr>
            <w:delText>s</w:delText>
          </w:r>
          <w:r w:rsidDel="001758D5">
            <w:delText>, (ii) the number of researchers</w:delText>
          </w:r>
          <w:r w:rsidDel="001758D5">
            <w:rPr>
              <w:rFonts w:hint="eastAsia"/>
            </w:rPr>
            <w:delText xml:space="preserve">, indicating the </w:delText>
          </w:r>
          <w:r w:rsidDel="001758D5">
            <w:delText>potential</w:delText>
          </w:r>
          <w:r w:rsidDel="001758D5">
            <w:rPr>
              <w:rFonts w:hint="eastAsia"/>
            </w:rPr>
            <w:delText xml:space="preserve"> for</w:delText>
          </w:r>
          <w:r w:rsidDel="001758D5">
            <w:delText xml:space="preserve"> collaborations, and (iii) the number of publications</w:delText>
          </w:r>
          <w:r w:rsidDel="001758D5">
            <w:rPr>
              <w:rFonts w:hint="eastAsia"/>
            </w:rPr>
            <w:delText xml:space="preserve">, representing </w:delText>
          </w:r>
          <w:r w:rsidDel="001758D5">
            <w:delText xml:space="preserve">the scientific capital within the region at a </w:delText>
          </w:r>
          <w:r w:rsidDel="001758D5">
            <w:rPr>
              <w:rFonts w:hint="eastAsia"/>
            </w:rPr>
            <w:delText>given</w:delText>
          </w:r>
          <w:r w:rsidDel="001758D5">
            <w:delText xml:space="preserve"> level. </w:delText>
          </w:r>
        </w:del>
      </w:moveTo>
    </w:p>
    <w:p w14:paraId="08BE20B4" w14:textId="72B9548D" w:rsidR="000A6E57" w:rsidRPr="000A6E57" w:rsidRDefault="000A6E57">
      <w:pPr>
        <w:pStyle w:val="3"/>
        <w:rPr>
          <w:ins w:id="551" w:author="煜锐 黄" w:date="2024-12-17T22:13:00Z"/>
        </w:rPr>
        <w:pPrChange w:id="552" w:author="煜锐 黄" w:date="2024-12-17T22:13:00Z" w16du:dateUtc="2024-12-17T14:13:00Z">
          <w:pPr/>
        </w:pPrChange>
      </w:pPr>
    </w:p>
    <w:p w14:paraId="797956EE" w14:textId="77777777" w:rsidR="005D4C42" w:rsidRDefault="005D4C42" w:rsidP="005D4C42">
      <w:pPr>
        <w:rPr>
          <w:ins w:id="553" w:author="煜锐 黄" w:date="2024-12-17T22:44:00Z" w16du:dateUtc="2024-12-17T14:44:00Z"/>
        </w:rPr>
      </w:pPr>
      <w:ins w:id="554" w:author="煜锐 黄" w:date="2024-12-17T22:44:00Z" w16du:dateUtc="2024-12-17T14:44:00Z">
        <w:r>
          <w:t>What characteristics enhance the appeal of regions at different levels of mobility? While scientists' mobility decisions are influenced by a variety of factors related to both personal and professional development, this analysis focuses on the measurable attributes of regions that can be quantified using available data. Specifically, we examine several key indicators representing the local and national levels of geographical regions. For example, AirlineFreq is used to measure the volume of domestic and international airline passengers in a country, while the Human Development Index (HDI) is employed to reflect the general living conditions within a country. Other indicators include average life expectancy, GDP (both national and per capita), the share of GDP allocated to research spending, average publications per capita, and the number of researchers in R&amp;D.</w:t>
        </w:r>
      </w:ins>
    </w:p>
    <w:p w14:paraId="3F08DDCD" w14:textId="77777777" w:rsidR="005D4C42" w:rsidRDefault="005D4C42" w:rsidP="005D4C42">
      <w:pPr>
        <w:rPr>
          <w:ins w:id="555" w:author="煜锐 黄" w:date="2024-12-17T22:44:00Z" w16du:dateUtc="2024-12-17T14:44:00Z"/>
        </w:rPr>
      </w:pPr>
    </w:p>
    <w:p w14:paraId="41C91D7F" w14:textId="2F393DBC" w:rsidR="00C564EB" w:rsidRDefault="005D4C42" w:rsidP="005D4C42">
      <w:pPr>
        <w:rPr>
          <w:ins w:id="556" w:author="煜锐 黄" w:date="2024-12-17T22:50:00Z" w16du:dateUtc="2024-12-17T14:50:00Z"/>
        </w:rPr>
      </w:pPr>
      <w:ins w:id="557" w:author="煜锐 黄" w:date="2024-12-17T22:44:00Z" w16du:dateUtc="2024-12-17T14:44:00Z">
        <w:r>
          <w:t>Our analysis reveals several significant relationships. Economic indicators, such as GDP and GDP per capita, exhibit strong positive correlations, suggesting that the size of the economy is closely linked to regional attractiveness. Research-related factors, including the number of researchers (log-transformed)</w:t>
        </w:r>
      </w:ins>
      <w:ins w:id="558" w:author="煜锐 黄" w:date="2024-12-19T17:08:00Z" w16du:dateUtc="2024-12-19T09:08:00Z">
        <w:r w:rsidR="00DD19B5">
          <w:rPr>
            <w:rFonts w:hint="eastAsia"/>
          </w:rPr>
          <w:t xml:space="preserve">, </w:t>
        </w:r>
        <w:r w:rsidR="00DD19B5">
          <w:t>intellectual output</w:t>
        </w:r>
      </w:ins>
      <w:ins w:id="559" w:author="煜锐 黄" w:date="2024-12-19T17:09:00Z" w16du:dateUtc="2024-12-19T09:09:00Z">
        <w:r w:rsidR="00DD19B5">
          <w:t>(Avepaper)</w:t>
        </w:r>
        <w:r w:rsidR="00DD19B5">
          <w:rPr>
            <w:rFonts w:hint="eastAsia"/>
          </w:rPr>
          <w:t>,</w:t>
        </w:r>
      </w:ins>
      <w:ins w:id="560" w:author="煜锐 黄" w:date="2024-12-17T22:44:00Z" w16du:dateUtc="2024-12-17T14:44:00Z">
        <w:r>
          <w:t xml:space="preserve"> and research spending share of GDP, also show significant associations, highlighting the importance of investment in research and the availability of human capital in enhancing a region's appeal. Furthermore, human development indicators play a crucial role</w:t>
        </w:r>
      </w:ins>
      <w:ins w:id="561" w:author="煜锐 黄" w:date="2024-12-19T17:07:00Z" w16du:dateUtc="2024-12-19T09:07:00Z">
        <w:r w:rsidR="00D24A2B">
          <w:rPr>
            <w:rFonts w:hint="eastAsia"/>
          </w:rPr>
          <w:t xml:space="preserve"> in enhancing the attractiveness of regions</w:t>
        </w:r>
      </w:ins>
      <w:ins w:id="562" w:author="煜锐 黄" w:date="2024-12-17T22:44:00Z" w16du:dateUtc="2024-12-17T14:44:00Z">
        <w:r>
          <w:t>.</w:t>
        </w:r>
      </w:ins>
      <w:ins w:id="563" w:author="煜锐 黄" w:date="2024-12-19T17:08:00Z" w16du:dateUtc="2024-12-19T09:08:00Z">
        <w:r w:rsidR="00337AFE">
          <w:rPr>
            <w:rFonts w:hint="eastAsia"/>
          </w:rPr>
          <w:t xml:space="preserve"> </w:t>
        </w:r>
      </w:ins>
      <w:ins w:id="564" w:author="煜锐 黄" w:date="2024-12-17T22:44:00Z" w16du:dateUtc="2024-12-17T14:44:00Z">
        <w:r>
          <w:t xml:space="preserve">Similarly, </w:t>
        </w:r>
      </w:ins>
      <w:ins w:id="565" w:author="煜锐 黄" w:date="2024-12-19T17:12:00Z" w16du:dateUtc="2024-12-19T09:12:00Z">
        <w:r w:rsidR="00267340" w:rsidRPr="004864F7">
          <w:t>Human Development Index (HDI),</w:t>
        </w:r>
        <w:r w:rsidR="00267340">
          <w:rPr>
            <w:rFonts w:hint="eastAsia"/>
          </w:rPr>
          <w:t xml:space="preserve"> </w:t>
        </w:r>
      </w:ins>
      <w:ins w:id="566" w:author="煜锐 黄" w:date="2024-12-17T22:44:00Z" w16du:dateUtc="2024-12-17T14:44:00Z">
        <w:r>
          <w:t xml:space="preserve">life expectancy (LifeExp) and educational indicators (AverageLearning) are significant, underscoring the relevance of human well-being and education in attracting </w:t>
        </w:r>
        <w:r>
          <w:lastRenderedPageBreak/>
          <w:t>scientific talent. In addition, transportation accessibility, measured by AirlineFreq, is positively associated with mobility, emphasizing the role of infrastructure in facilitating scientific labor mobility.</w:t>
        </w:r>
      </w:ins>
    </w:p>
    <w:p w14:paraId="01B61BC0" w14:textId="77777777" w:rsidR="004864F7" w:rsidRDefault="004864F7" w:rsidP="005D4C42">
      <w:pPr>
        <w:rPr>
          <w:ins w:id="567" w:author="煜锐 黄" w:date="2024-12-17T22:50:00Z" w16du:dateUtc="2024-12-17T14:50:00Z"/>
        </w:rPr>
      </w:pPr>
    </w:p>
    <w:p w14:paraId="09A468CA" w14:textId="2E410D63" w:rsidR="006138F1" w:rsidRPr="001758D5" w:rsidDel="001758D5" w:rsidRDefault="00B26538">
      <w:pPr>
        <w:rPr>
          <w:del w:id="568" w:author="煜锐 黄" w:date="2024-12-17T22:09:00Z" w16du:dateUtc="2024-12-17T14:09:00Z"/>
          <w:moveTo w:id="569" w:author="煜锐 黄" w:date="2024-12-17T15:53:00Z" w16du:dateUtc="2024-12-17T07:53:00Z"/>
        </w:rPr>
      </w:pPr>
      <w:ins w:id="570" w:author="煜锐 黄" w:date="2024-12-19T17:13:00Z" w16du:dateUtc="2024-12-19T09:13:00Z">
        <w:r w:rsidRPr="00B26538">
          <w:t>Incorporating these factors into our analysis allows us to better understand the dynamics that drive scientists’ decisions to relocate across geographical regions. Notably, we observe that regions with high levels of economic development, human capital, research investment, and infrastructure tend to be more attractive to scientists. This suggests that policies aimed at enhancing these aspects—such as increasing research funding, improving education, and expanding transportation networks—could potentially strengthen a region's position as a global hub for scientific activity. Our findings also suggest that the interplay between these factors varies across different geographical scales, highlighting the need for region-specific strategies to attract and retain scientific talent.</w:t>
        </w:r>
      </w:ins>
    </w:p>
    <w:p w14:paraId="0354D2EC" w14:textId="148833D8" w:rsidR="006138F1" w:rsidDel="00F70E45" w:rsidRDefault="006138F1" w:rsidP="001758D5">
      <w:pPr>
        <w:rPr>
          <w:del w:id="571" w:author="煜锐 黄" w:date="2024-12-17T22:28:00Z" w16du:dateUtc="2024-12-17T14:28:00Z"/>
          <w:moveTo w:id="572" w:author="煜锐 黄" w:date="2024-12-17T15:53:00Z" w16du:dateUtc="2024-12-17T07:53:00Z"/>
        </w:rPr>
      </w:pPr>
      <w:moveTo w:id="573" w:author="煜锐 黄" w:date="2024-12-17T15:53:00Z" w16du:dateUtc="2024-12-17T07:53:00Z">
        <w:del w:id="574" w:author="煜锐 黄" w:date="2024-12-17T22:09:00Z" w16du:dateUtc="2024-12-17T14:09:00Z">
          <w:r w:rsidDel="001758D5">
            <w:delText xml:space="preserve">The results in Fig. </w:delText>
          </w:r>
        </w:del>
        <w:del w:id="575" w:author="煜锐 黄" w:date="2024-12-17T15:53:00Z" w16du:dateUtc="2024-12-17T07:53:00Z">
          <w:r w:rsidDel="00E6604B">
            <w:delText>5</w:delText>
          </w:r>
        </w:del>
        <w:del w:id="576" w:author="煜锐 黄" w:date="2024-12-17T22:09:00Z" w16du:dateUtc="2024-12-17T14:09:00Z">
          <w:r w:rsidDel="001758D5">
            <w:delText>(A, C, E) reveal a positive correlation between the attractiveness of countries on different continents</w:delText>
          </w:r>
          <w:r w:rsidDel="001758D5">
            <w:rPr>
              <w:rFonts w:eastAsia="等线"/>
            </w:rPr>
            <w:delText xml:space="preserve"> and the</w:delText>
          </w:r>
          <w:r w:rsidDel="001758D5">
            <w:delText xml:space="preserve"> number of institutions, number of authors, and number of publications within the region.</w:delText>
          </w:r>
          <w:r w:rsidDel="001758D5">
            <w:rPr>
              <w:rFonts w:hint="eastAsia"/>
            </w:rPr>
            <w:delText xml:space="preserve"> Similarly,</w:delText>
          </w:r>
          <w:r w:rsidDel="001758D5">
            <w:delText xml:space="preserve"> Fig. </w:delText>
          </w:r>
        </w:del>
        <w:del w:id="577" w:author="煜锐 黄" w:date="2024-12-17T15:53:00Z" w16du:dateUtc="2024-12-17T07:53:00Z">
          <w:r w:rsidDel="00E6604B">
            <w:delText>5</w:delText>
          </w:r>
        </w:del>
        <w:del w:id="578" w:author="煜锐 黄" w:date="2024-12-17T22:09:00Z" w16du:dateUtc="2024-12-17T14:09:00Z">
          <w:r w:rsidDel="001758D5">
            <w:delText xml:space="preserve">(B, D, F) represents cases at </w:delText>
          </w:r>
          <w:r w:rsidDel="001758D5">
            <w:rPr>
              <w:rFonts w:eastAsia="等线"/>
            </w:rPr>
            <w:delText>the</w:delText>
          </w:r>
          <w:r w:rsidDel="001758D5">
            <w:delText xml:space="preserve"> </w:delText>
          </w:r>
          <w:r w:rsidDel="001758D5">
            <w:rPr>
              <w:rFonts w:eastAsia="等线"/>
            </w:rPr>
            <w:delText>city level</w:delText>
          </w:r>
          <w:r w:rsidDel="001758D5">
            <w:rPr>
              <w:rFonts w:hint="eastAsia"/>
            </w:rPr>
            <w:delText xml:space="preserve">, </w:delText>
          </w:r>
          <w:r w:rsidRPr="00C679B5" w:rsidDel="001758D5">
            <w:delText>indicating that within each city, across national levels, these three indicators also positively correlate with attractiveness. Consequently, regions that demonstrate higher relative research proficiency and larger institutional scales possess a stronger capacity to attract external scholars.</w:delText>
          </w:r>
        </w:del>
      </w:moveTo>
    </w:p>
    <w:p w14:paraId="682C4A6D" w14:textId="77777777" w:rsidR="006138F1" w:rsidRPr="00C679B5" w:rsidRDefault="006138F1" w:rsidP="006138F1">
      <w:pPr>
        <w:rPr>
          <w:moveTo w:id="579" w:author="煜锐 黄" w:date="2024-12-17T15:53:00Z" w16du:dateUtc="2024-12-17T07:53:00Z"/>
        </w:rPr>
      </w:pPr>
    </w:p>
    <w:p w14:paraId="06301544" w14:textId="4218505A" w:rsidR="006138F1" w:rsidDel="00D050D8" w:rsidRDefault="006138F1" w:rsidP="006138F1">
      <w:pPr>
        <w:jc w:val="center"/>
        <w:rPr>
          <w:del w:id="580" w:author="煜锐 黄" w:date="2024-12-17T20:09:00Z" w16du:dateUtc="2024-12-17T12:09:00Z"/>
          <w:moveTo w:id="581" w:author="煜锐 黄" w:date="2024-12-17T15:53:00Z" w16du:dateUtc="2024-12-17T07:53:00Z"/>
        </w:rPr>
      </w:pPr>
      <w:moveTo w:id="582" w:author="煜锐 黄" w:date="2024-12-17T15:53:00Z" w16du:dateUtc="2024-12-17T07:53:00Z">
        <w:del w:id="583" w:author="煜锐 黄" w:date="2024-12-17T20:09:00Z" w16du:dateUtc="2024-12-17T12:09:00Z">
          <w:r w:rsidDel="00D050D8">
            <w:rPr>
              <w:noProof/>
            </w:rPr>
            <w:drawing>
              <wp:inline distT="0" distB="0" distL="0" distR="0" wp14:anchorId="5C7B7E88" wp14:editId="10647C17">
                <wp:extent cx="5274310" cy="3872230"/>
                <wp:effectExtent l="0" t="0" r="2540" b="0"/>
                <wp:docPr id="920624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3872230"/>
                        </a:xfrm>
                        <a:prstGeom prst="rect">
                          <a:avLst/>
                        </a:prstGeom>
                        <a:noFill/>
                        <a:ln>
                          <a:noFill/>
                        </a:ln>
                      </pic:spPr>
                    </pic:pic>
                  </a:graphicData>
                </a:graphic>
              </wp:inline>
            </w:drawing>
          </w:r>
        </w:del>
      </w:moveTo>
    </w:p>
    <w:p w14:paraId="583C1B30" w14:textId="105EEF7D" w:rsidR="00957AD3" w:rsidRDefault="006138F1">
      <w:pPr>
        <w:jc w:val="center"/>
        <w:rPr>
          <w:ins w:id="584" w:author="煜锐 黄" w:date="2024-12-17T17:41:00Z" w16du:dateUtc="2024-12-17T09:41:00Z"/>
        </w:rPr>
        <w:pPrChange w:id="585" w:author="煜锐 黄" w:date="2024-12-17T20:09:00Z" w16du:dateUtc="2024-12-17T12:09:00Z">
          <w:pPr>
            <w:pStyle w:val="CaptionFigureandTable"/>
          </w:pPr>
        </w:pPrChange>
      </w:pPr>
      <w:moveTo w:id="586" w:author="煜锐 黄" w:date="2024-12-17T15:53:00Z" w16du:dateUtc="2024-12-17T07:53:00Z">
        <w:del w:id="587" w:author="煜锐 黄" w:date="2024-12-17T17:44:00Z" w16du:dateUtc="2024-12-17T09:44:00Z">
          <w:r w:rsidDel="00B82273">
            <w:rPr>
              <w:rStyle w:val="CaptionFigureandTableChar"/>
              <w:b/>
              <w:bCs/>
            </w:rPr>
            <w:delText xml:space="preserve">Figure </w:delText>
          </w:r>
        </w:del>
        <w:del w:id="588" w:author="煜锐 黄" w:date="2024-12-17T15:53:00Z" w16du:dateUtc="2024-12-17T07:53:00Z">
          <w:r w:rsidDel="006138F1">
            <w:rPr>
              <w:rStyle w:val="CaptionFigureandTableChar"/>
              <w:b/>
              <w:bCs/>
            </w:rPr>
            <w:delText>5</w:delText>
          </w:r>
        </w:del>
        <w:del w:id="589" w:author="煜锐 黄" w:date="2024-12-17T17:44:00Z" w16du:dateUtc="2024-12-17T09:44:00Z">
          <w:r w:rsidDel="00B82273">
            <w:rPr>
              <w:rStyle w:val="CaptionFigureandTableChar"/>
              <w:b/>
              <w:bCs/>
            </w:rPr>
            <w:delText>. The correlation between region attractiveness and scientific status in different levels in the last cohort (1</w:delText>
          </w:r>
          <w:r w:rsidDel="00707028">
            <w:rPr>
              <w:rStyle w:val="CaptionFigureandTableChar"/>
              <w:b/>
              <w:bCs/>
            </w:rPr>
            <w:delText>1</w:delText>
          </w:r>
          <w:r w:rsidDel="00B82273">
            <w:rPr>
              <w:rStyle w:val="CaptionFigureandTableChar"/>
              <w:b/>
              <w:bCs/>
              <w:vertAlign w:val="superscript"/>
            </w:rPr>
            <w:delText>th</w:delText>
          </w:r>
          <w:r w:rsidDel="00B82273">
            <w:rPr>
              <w:rStyle w:val="CaptionFigureandTableChar"/>
              <w:b/>
              <w:bCs/>
            </w:rPr>
            <w:delText>: 2015–2021).</w:delText>
          </w:r>
          <w:r w:rsidDel="00B82273">
            <w:rPr>
              <w:rStyle w:val="CaptionFigureandTableChar"/>
            </w:rPr>
            <w:delText xml:space="preserve"> </w:delText>
          </w:r>
          <w:r w:rsidDel="00B82273">
            <w:delText xml:space="preserve">A, C, E display the relationship between attractiveness and number of institutions, publications, and researchers, respectively, </w:delText>
          </w:r>
          <w:r w:rsidDel="00B82273">
            <w:rPr>
              <w:rFonts w:hint="eastAsia"/>
            </w:rPr>
            <w:delText xml:space="preserve">of countries </w:delText>
          </w:r>
          <w:r w:rsidDel="00B82273">
            <w:delText>at the continent level. B, D, F display the relationship between attractiveness and number of institutions, publications, and researchers</w:delText>
          </w:r>
          <w:r w:rsidDel="00B82273">
            <w:rPr>
              <w:rFonts w:hint="eastAsia"/>
            </w:rPr>
            <w:delText xml:space="preserve"> of cities </w:delText>
          </w:r>
          <w:r w:rsidDel="00B82273">
            <w:delText>at the country level, respectively. Marker color and shape distinguish among regions. Lines show the linear regression trends with 95% confidence intervals.</w:delText>
          </w:r>
        </w:del>
      </w:moveTo>
    </w:p>
    <w:p w14:paraId="679094C4" w14:textId="45A8B754" w:rsidR="00957AD3" w:rsidRDefault="00957AD3" w:rsidP="00957AD3">
      <w:pPr>
        <w:pStyle w:val="CaptionFigureandTable"/>
        <w:rPr>
          <w:ins w:id="590" w:author="煜锐 黄" w:date="2024-12-17T17:47:00Z" w16du:dateUtc="2024-12-17T09:47:00Z"/>
        </w:rPr>
      </w:pPr>
      <w:ins w:id="591" w:author="煜锐 黄" w:date="2024-12-17T17:44:00Z" w16du:dateUtc="2024-12-17T09:44:00Z">
        <w:r>
          <w:rPr>
            <w:rStyle w:val="CaptionFigureandTableChar"/>
            <w:rFonts w:hint="eastAsia"/>
            <w:b/>
            <w:bCs/>
          </w:rPr>
          <w:t>Table</w:t>
        </w:r>
      </w:ins>
      <w:ins w:id="592" w:author="煜锐 黄" w:date="2024-12-17T17:41:00Z" w16du:dateUtc="2024-12-17T09:41:00Z">
        <w:r>
          <w:rPr>
            <w:rStyle w:val="CaptionFigureandTableChar"/>
            <w:b/>
            <w:bCs/>
          </w:rPr>
          <w:t xml:space="preserve"> </w:t>
        </w:r>
      </w:ins>
      <w:ins w:id="593" w:author="煜锐 黄" w:date="2024-12-17T17:44:00Z" w16du:dateUtc="2024-12-17T09:44:00Z">
        <w:r>
          <w:rPr>
            <w:rStyle w:val="CaptionFigureandTableChar"/>
            <w:rFonts w:hint="eastAsia"/>
            <w:b/>
            <w:bCs/>
          </w:rPr>
          <w:t>1</w:t>
        </w:r>
      </w:ins>
      <w:ins w:id="594" w:author="煜锐 黄" w:date="2024-12-17T17:41:00Z" w16du:dateUtc="2024-12-17T09:41:00Z">
        <w:r>
          <w:rPr>
            <w:rStyle w:val="CaptionFigureandTableChar"/>
            <w:b/>
            <w:bCs/>
          </w:rPr>
          <w:t xml:space="preserve">. </w:t>
        </w:r>
      </w:ins>
      <w:ins w:id="595" w:author="煜锐 黄" w:date="2024-12-17T19:44:00Z" w16du:dateUtc="2024-12-17T11:44:00Z">
        <w:r w:rsidR="00996AF8" w:rsidRPr="00CD75DD">
          <w:rPr>
            <w:rStyle w:val="CaptionFigureandTableChar"/>
            <w:rPrChange w:id="596" w:author="煜锐 黄" w:date="2024-12-17T19:57:00Z" w16du:dateUtc="2024-12-17T11:57:00Z">
              <w:rPr>
                <w:rStyle w:val="CaptionFigureandTableChar"/>
                <w:b/>
                <w:bCs/>
              </w:rPr>
            </w:rPrChange>
          </w:rPr>
          <w:t xml:space="preserve">Separate Regression Analysis </w:t>
        </w:r>
      </w:ins>
      <w:ins w:id="597" w:author="煜锐 黄" w:date="2024-12-17T19:48:00Z" w16du:dateUtc="2024-12-17T11:48:00Z">
        <w:r w:rsidR="00996AF8" w:rsidRPr="00CD75DD">
          <w:rPr>
            <w:rStyle w:val="CaptionFigureandTableChar"/>
            <w:rPrChange w:id="598" w:author="煜锐 黄" w:date="2024-12-17T19:57:00Z" w16du:dateUtc="2024-12-17T11:57:00Z">
              <w:rPr>
                <w:rStyle w:val="CaptionFigureandTableChar"/>
                <w:b/>
                <w:bCs/>
              </w:rPr>
            </w:rPrChange>
          </w:rPr>
          <w:t>on the attract</w:t>
        </w:r>
      </w:ins>
      <w:ins w:id="599" w:author="煜锐 黄" w:date="2024-12-17T19:49:00Z" w16du:dateUtc="2024-12-17T11:49:00Z">
        <w:r w:rsidR="00996AF8" w:rsidRPr="00CD75DD">
          <w:rPr>
            <w:rStyle w:val="CaptionFigureandTableChar"/>
            <w:rPrChange w:id="600" w:author="煜锐 黄" w:date="2024-12-17T19:57:00Z" w16du:dateUtc="2024-12-17T11:57:00Z">
              <w:rPr>
                <w:rStyle w:val="CaptionFigureandTableChar"/>
                <w:b/>
                <w:bCs/>
              </w:rPr>
            </w:rPrChange>
          </w:rPr>
          <w:t xml:space="preserve">iveness </w:t>
        </w:r>
      </w:ins>
      <w:ins w:id="601" w:author="煜锐 黄" w:date="2024-12-17T19:44:00Z" w16du:dateUtc="2024-12-17T11:44:00Z">
        <w:r w:rsidR="00996AF8" w:rsidRPr="00CD75DD">
          <w:rPr>
            <w:rStyle w:val="CaptionFigureandTableChar"/>
            <w:rPrChange w:id="602" w:author="煜锐 黄" w:date="2024-12-17T19:57:00Z" w16du:dateUtc="2024-12-17T11:57:00Z">
              <w:rPr>
                <w:rStyle w:val="CaptionFigureandTableChar"/>
                <w:b/>
                <w:bCs/>
              </w:rPr>
            </w:rPrChange>
          </w:rPr>
          <w:t xml:space="preserve">of Socioeconomic and Developmental Indicators: HDI, R&amp;D, GDP, Education, </w:t>
        </w:r>
      </w:ins>
      <w:ins w:id="603" w:author="煜锐 黄" w:date="2024-12-17T19:51:00Z" w16du:dateUtc="2024-12-17T11:51:00Z">
        <w:r w:rsidR="00CF6087" w:rsidRPr="00CD75DD">
          <w:rPr>
            <w:rStyle w:val="CaptionFigureandTableChar"/>
            <w:rPrChange w:id="604" w:author="煜锐 黄" w:date="2024-12-17T19:57:00Z" w16du:dateUtc="2024-12-17T11:57:00Z">
              <w:rPr>
                <w:rStyle w:val="CaptionFigureandTableChar"/>
                <w:b/>
                <w:bCs/>
              </w:rPr>
            </w:rPrChange>
          </w:rPr>
          <w:t xml:space="preserve">transportation </w:t>
        </w:r>
      </w:ins>
      <w:ins w:id="605" w:author="煜锐 黄" w:date="2024-12-17T19:44:00Z" w16du:dateUtc="2024-12-17T11:44:00Z">
        <w:r w:rsidR="00996AF8" w:rsidRPr="00CD75DD">
          <w:rPr>
            <w:rStyle w:val="CaptionFigureandTableChar"/>
            <w:rPrChange w:id="606" w:author="煜锐 黄" w:date="2024-12-17T19:57:00Z" w16du:dateUtc="2024-12-17T11:57:00Z">
              <w:rPr>
                <w:rStyle w:val="CaptionFigureandTableChar"/>
                <w:b/>
                <w:bCs/>
              </w:rPr>
            </w:rPrChange>
          </w:rPr>
          <w:t>and Health</w:t>
        </w:r>
      </w:ins>
      <w:ins w:id="607" w:author="煜锐 黄" w:date="2024-12-17T19:52:00Z" w16du:dateUtc="2024-12-17T11:52:00Z">
        <w:r w:rsidR="00D850B9" w:rsidRPr="00CD75DD">
          <w:rPr>
            <w:rStyle w:val="CaptionFigureandTableChar"/>
            <w:rPrChange w:id="608" w:author="煜锐 黄" w:date="2024-12-17T19:57:00Z" w16du:dateUtc="2024-12-17T11:57:00Z">
              <w:rPr>
                <w:rStyle w:val="CaptionFigureandTableChar"/>
                <w:b/>
                <w:bCs/>
              </w:rPr>
            </w:rPrChange>
          </w:rPr>
          <w:t xml:space="preserve"> (Details on variables see Method)</w:t>
        </w:r>
      </w:ins>
      <w:ins w:id="609" w:author="煜锐 黄" w:date="2024-12-17T17:41:00Z" w16du:dateUtc="2024-12-17T09:41:00Z">
        <w:r w:rsidRPr="00CD75DD">
          <w:rPr>
            <w:rStyle w:val="CaptionFigureandTableChar"/>
            <w:rPrChange w:id="610" w:author="煜锐 黄" w:date="2024-12-17T19:57:00Z" w16du:dateUtc="2024-12-17T11:57:00Z">
              <w:rPr>
                <w:rStyle w:val="CaptionFigureandTableChar"/>
                <w:b/>
                <w:bCs/>
              </w:rPr>
            </w:rPrChange>
          </w:rPr>
          <w:t>.</w:t>
        </w:r>
      </w:ins>
      <w:ins w:id="611" w:author="煜锐 黄" w:date="2024-12-17T19:51:00Z" w16du:dateUtc="2024-12-17T11:51:00Z">
        <w:r w:rsidR="00D850B9" w:rsidRPr="00CD75DD">
          <w:rPr>
            <w:rStyle w:val="CaptionFigureandTableChar"/>
            <w:rPrChange w:id="612" w:author="煜锐 黄" w:date="2024-12-17T19:57:00Z" w16du:dateUtc="2024-12-17T11:57:00Z">
              <w:rPr>
                <w:rStyle w:val="CaptionFigureandTableChar"/>
                <w:b/>
                <w:bCs/>
              </w:rPr>
            </w:rPrChange>
          </w:rPr>
          <w:t xml:space="preserve"> </w:t>
        </w:r>
      </w:ins>
    </w:p>
    <w:tbl>
      <w:tblPr>
        <w:tblStyle w:val="af5"/>
        <w:tblW w:w="8486" w:type="dxa"/>
        <w:jc w:val="right"/>
        <w:tblBorders>
          <w:top w:val="single" w:sz="8" w:space="0" w:color="auto"/>
          <w:left w:val="none" w:sz="0" w:space="0" w:color="auto"/>
          <w:bottom w:val="single" w:sz="8" w:space="0" w:color="auto"/>
          <w:right w:val="none" w:sz="0" w:space="0" w:color="auto"/>
          <w:insideV w:val="none" w:sz="0" w:space="0" w:color="auto"/>
        </w:tblBorders>
        <w:tblLayout w:type="fixed"/>
        <w:tblLook w:val="04A0" w:firstRow="1" w:lastRow="0" w:firstColumn="1" w:lastColumn="0" w:noHBand="0" w:noVBand="1"/>
        <w:tblPrChange w:id="613" w:author="煜锐 黄" w:date="2024-12-17T19:12:00Z" w16du:dateUtc="2024-12-17T11:12:00Z">
          <w:tblPr>
            <w:tblStyle w:val="af5"/>
            <w:tblW w:w="0" w:type="auto"/>
            <w:tblBorders>
              <w:top w:val="single" w:sz="8" w:space="0" w:color="auto"/>
              <w:left w:val="none" w:sz="0" w:space="0" w:color="auto"/>
              <w:bottom w:val="single" w:sz="8" w:space="0" w:color="auto"/>
              <w:right w:val="none" w:sz="0" w:space="0" w:color="auto"/>
              <w:insideV w:val="none" w:sz="0" w:space="0" w:color="auto"/>
            </w:tblBorders>
            <w:tblLook w:val="04A0" w:firstRow="1" w:lastRow="0" w:firstColumn="1" w:lastColumn="0" w:noHBand="0" w:noVBand="1"/>
          </w:tblPr>
        </w:tblPrChange>
      </w:tblPr>
      <w:tblGrid>
        <w:gridCol w:w="2569"/>
        <w:gridCol w:w="1997"/>
        <w:gridCol w:w="1961"/>
        <w:gridCol w:w="1959"/>
        <w:tblGridChange w:id="614">
          <w:tblGrid>
            <w:gridCol w:w="2389"/>
            <w:gridCol w:w="180"/>
            <w:gridCol w:w="196"/>
            <w:gridCol w:w="1621"/>
            <w:gridCol w:w="180"/>
            <w:gridCol w:w="964"/>
            <w:gridCol w:w="817"/>
            <w:gridCol w:w="180"/>
            <w:gridCol w:w="1769"/>
            <w:gridCol w:w="10"/>
            <w:gridCol w:w="180"/>
            <w:gridCol w:w="2576"/>
          </w:tblGrid>
        </w:tblGridChange>
      </w:tblGrid>
      <w:tr w:rsidR="001D3FCF" w14:paraId="723A28E5" w14:textId="2CC6938F" w:rsidTr="00CA69C5">
        <w:trPr>
          <w:jc w:val="right"/>
          <w:ins w:id="615" w:author="煜锐 黄" w:date="2024-12-17T17:47:00Z"/>
        </w:trPr>
        <w:tc>
          <w:tcPr>
            <w:tcW w:w="2569" w:type="dxa"/>
            <w:tcPrChange w:id="616" w:author="煜锐 黄" w:date="2024-12-17T19:12:00Z" w16du:dateUtc="2024-12-17T11:12:00Z">
              <w:tcPr>
                <w:tcW w:w="2765" w:type="dxa"/>
                <w:gridSpan w:val="3"/>
              </w:tcPr>
            </w:tcPrChange>
          </w:tcPr>
          <w:p w14:paraId="62A2EC9E" w14:textId="5D25F91F" w:rsidR="001D3FCF" w:rsidRPr="00DF05E7" w:rsidRDefault="001D3FCF">
            <w:pPr>
              <w:pStyle w:val="CaptionFigureandTable"/>
              <w:jc w:val="center"/>
              <w:rPr>
                <w:ins w:id="617" w:author="煜锐 黄" w:date="2024-12-17T17:47:00Z" w16du:dateUtc="2024-12-17T09:47:00Z"/>
                <w:b/>
                <w:bCs/>
                <w:rPrChange w:id="618" w:author="煜锐 黄" w:date="2024-12-19T15:50:00Z" w16du:dateUtc="2024-12-19T07:50:00Z">
                  <w:rPr>
                    <w:ins w:id="619" w:author="煜锐 黄" w:date="2024-12-17T17:47:00Z" w16du:dateUtc="2024-12-17T09:47:00Z"/>
                  </w:rPr>
                </w:rPrChange>
              </w:rPr>
              <w:pPrChange w:id="620" w:author="煜锐 黄" w:date="2024-12-17T19:13:00Z" w16du:dateUtc="2024-12-17T11:13:00Z">
                <w:pPr>
                  <w:pStyle w:val="CaptionFigureandTable"/>
                </w:pPr>
              </w:pPrChange>
            </w:pPr>
            <w:ins w:id="621" w:author="煜锐 黄" w:date="2024-12-17T19:06:00Z" w16du:dateUtc="2024-12-17T11:06:00Z">
              <w:r w:rsidRPr="00DF05E7">
                <w:rPr>
                  <w:b/>
                  <w:bCs/>
                  <w:color w:val="000000" w:themeColor="text1"/>
                  <w:kern w:val="24"/>
                  <w:rPrChange w:id="622" w:author="煜锐 黄" w:date="2024-12-19T15:50:00Z" w16du:dateUtc="2024-12-19T07:50:00Z">
                    <w:rPr>
                      <w:color w:val="000000" w:themeColor="text1"/>
                      <w:kern w:val="24"/>
                      <w:sz w:val="36"/>
                      <w:szCs w:val="36"/>
                    </w:rPr>
                  </w:rPrChange>
                </w:rPr>
                <w:t>Measurement</w:t>
              </w:r>
            </w:ins>
          </w:p>
        </w:tc>
        <w:tc>
          <w:tcPr>
            <w:tcW w:w="1997" w:type="dxa"/>
            <w:tcPrChange w:id="623" w:author="煜锐 黄" w:date="2024-12-17T19:12:00Z" w16du:dateUtc="2024-12-17T11:12:00Z">
              <w:tcPr>
                <w:tcW w:w="2765" w:type="dxa"/>
                <w:gridSpan w:val="3"/>
              </w:tcPr>
            </w:tcPrChange>
          </w:tcPr>
          <w:p w14:paraId="1F5C48A2" w14:textId="14D30483" w:rsidR="001D3FCF" w:rsidRPr="00DF05E7" w:rsidRDefault="001D3FCF">
            <w:pPr>
              <w:pStyle w:val="CaptionFigureandTable"/>
              <w:jc w:val="center"/>
              <w:rPr>
                <w:ins w:id="624" w:author="煜锐 黄" w:date="2024-12-17T17:47:00Z" w16du:dateUtc="2024-12-17T09:47:00Z"/>
                <w:b/>
                <w:bCs/>
                <w:rPrChange w:id="625" w:author="煜锐 黄" w:date="2024-12-19T15:50:00Z" w16du:dateUtc="2024-12-19T07:50:00Z">
                  <w:rPr>
                    <w:ins w:id="626" w:author="煜锐 黄" w:date="2024-12-17T17:47:00Z" w16du:dateUtc="2024-12-17T09:47:00Z"/>
                  </w:rPr>
                </w:rPrChange>
              </w:rPr>
              <w:pPrChange w:id="627" w:author="煜锐 黄" w:date="2024-12-17T19:13:00Z" w16du:dateUtc="2024-12-17T11:13:00Z">
                <w:pPr>
                  <w:pStyle w:val="CaptionFigureandTable"/>
                </w:pPr>
              </w:pPrChange>
            </w:pPr>
            <w:ins w:id="628" w:author="煜锐 黄" w:date="2024-12-17T19:06:00Z" w16du:dateUtc="2024-12-17T11:06:00Z">
              <w:r w:rsidRPr="00DF05E7">
                <w:rPr>
                  <w:b/>
                  <w:bCs/>
                  <w:color w:val="000000" w:themeColor="text1"/>
                  <w:kern w:val="24"/>
                  <w:rPrChange w:id="629" w:author="煜锐 黄" w:date="2024-12-19T15:50:00Z" w16du:dateUtc="2024-12-19T07:50:00Z">
                    <w:rPr>
                      <w:color w:val="000000" w:themeColor="text1"/>
                      <w:kern w:val="24"/>
                      <w:sz w:val="36"/>
                      <w:szCs w:val="36"/>
                    </w:rPr>
                  </w:rPrChange>
                </w:rPr>
                <w:t>Coef</w:t>
              </w:r>
            </w:ins>
          </w:p>
        </w:tc>
        <w:tc>
          <w:tcPr>
            <w:tcW w:w="1961" w:type="dxa"/>
            <w:tcPrChange w:id="630" w:author="煜锐 黄" w:date="2024-12-17T19:12:00Z" w16du:dateUtc="2024-12-17T11:12:00Z">
              <w:tcPr>
                <w:tcW w:w="2766" w:type="dxa"/>
                <w:gridSpan w:val="3"/>
              </w:tcPr>
            </w:tcPrChange>
          </w:tcPr>
          <w:p w14:paraId="325B4386" w14:textId="74F5DC8C" w:rsidR="001D3FCF" w:rsidRPr="00DF05E7" w:rsidRDefault="00DF05E7">
            <w:pPr>
              <w:pStyle w:val="CaptionFigureandTable"/>
              <w:jc w:val="center"/>
              <w:rPr>
                <w:ins w:id="631" w:author="煜锐 黄" w:date="2024-12-17T17:47:00Z" w16du:dateUtc="2024-12-17T09:47:00Z"/>
                <w:b/>
                <w:bCs/>
                <w:rPrChange w:id="632" w:author="煜锐 黄" w:date="2024-12-19T15:50:00Z" w16du:dateUtc="2024-12-19T07:50:00Z">
                  <w:rPr>
                    <w:ins w:id="633" w:author="煜锐 黄" w:date="2024-12-17T17:47:00Z" w16du:dateUtc="2024-12-17T09:47:00Z"/>
                  </w:rPr>
                </w:rPrChange>
              </w:rPr>
              <w:pPrChange w:id="634" w:author="煜锐 黄" w:date="2024-12-17T19:13:00Z" w16du:dateUtc="2024-12-17T11:13:00Z">
                <w:pPr>
                  <w:pStyle w:val="CaptionFigureandTable"/>
                </w:pPr>
              </w:pPrChange>
            </w:pPr>
            <m:oMathPara>
              <m:oMath>
                <m:r>
                  <w:ins w:id="635" w:author="煜锐 黄" w:date="2024-12-17T21:01:00Z" w16du:dateUtc="2024-12-17T13:01:00Z">
                    <m:rPr>
                      <m:sty m:val="b"/>
                    </m:rPr>
                    <w:rPr>
                      <w:rFonts w:ascii="Cambria Math" w:hAnsi="Cambria Math" w:cs="Arial"/>
                      <w:color w:val="000000" w:themeColor="text1"/>
                      <w:kern w:val="24"/>
                    </w:rPr>
                    <m:t>P</m:t>
                  </w:ins>
                </m:r>
                <m:r>
                  <w:ins w:id="636" w:author="煜锐 黄" w:date="2024-12-17T19:06:00Z" w16du:dateUtc="2024-12-17T11:06:00Z">
                    <m:rPr>
                      <m:sty m:val="b"/>
                    </m:rPr>
                    <w:rPr>
                      <w:rFonts w:ascii="Cambria Math" w:hAnsi="Cambria Math" w:cs="Arial"/>
                      <w:color w:val="000000" w:themeColor="text1"/>
                      <w:kern w:val="24"/>
                    </w:rPr>
                    <m:t>&gt;</m:t>
                  </w:ins>
                </m:r>
                <m:d>
                  <m:dPr>
                    <m:begChr m:val="|"/>
                    <m:endChr m:val="|"/>
                    <m:ctrlPr>
                      <w:ins w:id="637" w:author="煜锐 黄" w:date="2024-12-17T19:06:00Z" w16du:dateUtc="2024-12-17T11:06:00Z">
                        <w:rPr>
                          <w:rFonts w:ascii="Cambria Math" w:eastAsia="宋体" w:hAnsi="Cambria Math" w:cs="Arial"/>
                          <w:b/>
                          <w:bCs/>
                          <w:i/>
                          <w:iCs/>
                          <w:color w:val="000000" w:themeColor="text1"/>
                          <w:kern w:val="24"/>
                        </w:rPr>
                      </w:ins>
                    </m:ctrlPr>
                  </m:dPr>
                  <m:e>
                    <m:r>
                      <w:ins w:id="638" w:author="煜锐 黄" w:date="2024-12-17T19:06:00Z" w16du:dateUtc="2024-12-17T11:06:00Z">
                        <m:rPr>
                          <m:sty m:val="b"/>
                        </m:rPr>
                        <w:rPr>
                          <w:rFonts w:ascii="Cambria Math" w:hAnsi="Cambria Math" w:cs="Arial"/>
                          <w:color w:val="000000" w:themeColor="text1"/>
                          <w:kern w:val="24"/>
                        </w:rPr>
                        <m:t>t</m:t>
                      </w:ins>
                    </m:r>
                  </m:e>
                </m:d>
              </m:oMath>
            </m:oMathPara>
          </w:p>
        </w:tc>
        <w:tc>
          <w:tcPr>
            <w:tcW w:w="1959" w:type="dxa"/>
            <w:tcPrChange w:id="639" w:author="煜锐 黄" w:date="2024-12-17T19:12:00Z" w16du:dateUtc="2024-12-17T11:12:00Z">
              <w:tcPr>
                <w:tcW w:w="2766" w:type="dxa"/>
                <w:gridSpan w:val="3"/>
              </w:tcPr>
            </w:tcPrChange>
          </w:tcPr>
          <w:p w14:paraId="5917A738" w14:textId="4775C291" w:rsidR="001D3FCF" w:rsidRPr="00DF05E7" w:rsidRDefault="00000000">
            <w:pPr>
              <w:pStyle w:val="CaptionFigureandTable"/>
              <w:jc w:val="center"/>
              <w:rPr>
                <w:ins w:id="640" w:author="煜锐 黄" w:date="2024-12-17T19:04:00Z" w16du:dateUtc="2024-12-17T11:04:00Z"/>
                <w:b/>
                <w:bCs/>
                <w:rPrChange w:id="641" w:author="煜锐 黄" w:date="2024-12-19T15:50:00Z" w16du:dateUtc="2024-12-19T07:50:00Z">
                  <w:rPr>
                    <w:ins w:id="642" w:author="煜锐 黄" w:date="2024-12-17T19:04:00Z" w16du:dateUtc="2024-12-17T11:04:00Z"/>
                  </w:rPr>
                </w:rPrChange>
              </w:rPr>
              <w:pPrChange w:id="643" w:author="煜锐 黄" w:date="2024-12-17T19:13:00Z" w16du:dateUtc="2024-12-17T11:13:00Z">
                <w:pPr>
                  <w:pStyle w:val="CaptionFigureandTable"/>
                </w:pPr>
              </w:pPrChange>
            </w:pPr>
            <m:oMathPara>
              <m:oMath>
                <m:sSup>
                  <m:sSupPr>
                    <m:ctrlPr>
                      <w:ins w:id="644" w:author="煜锐 黄" w:date="2024-12-17T19:06:00Z" w16du:dateUtc="2024-12-17T11:06:00Z">
                        <w:rPr>
                          <w:rFonts w:ascii="Cambria Math" w:eastAsia="宋体" w:hAnsi="Cambria Math" w:cs="Arial"/>
                          <w:b/>
                          <w:bCs/>
                          <w:i/>
                          <w:iCs/>
                          <w:color w:val="000000" w:themeColor="text1"/>
                          <w:kern w:val="24"/>
                        </w:rPr>
                      </w:ins>
                    </m:ctrlPr>
                  </m:sSupPr>
                  <m:e>
                    <m:acc>
                      <m:accPr>
                        <m:ctrlPr>
                          <w:ins w:id="645" w:author="煜锐 黄" w:date="2024-12-17T19:06:00Z" w16du:dateUtc="2024-12-17T11:06:00Z">
                            <w:rPr>
                              <w:rFonts w:ascii="Cambria Math" w:eastAsia="宋体" w:hAnsi="Cambria Math" w:cs="Arial"/>
                              <w:b/>
                              <w:bCs/>
                              <w:i/>
                              <w:iCs/>
                              <w:color w:val="000000" w:themeColor="text1"/>
                              <w:kern w:val="24"/>
                            </w:rPr>
                          </w:ins>
                        </m:ctrlPr>
                      </m:accPr>
                      <m:e>
                        <m:r>
                          <w:ins w:id="646" w:author="煜锐 黄" w:date="2024-12-17T19:06:00Z" w16du:dateUtc="2024-12-17T11:06:00Z">
                            <m:rPr>
                              <m:sty m:val="b"/>
                            </m:rPr>
                            <w:rPr>
                              <w:rFonts w:ascii="Cambria Math" w:hAnsi="Cambria Math" w:cs="Arial"/>
                              <w:color w:val="000000" w:themeColor="text1"/>
                              <w:kern w:val="24"/>
                            </w:rPr>
                            <m:t>R</m:t>
                          </w:ins>
                        </m:r>
                      </m:e>
                    </m:acc>
                  </m:e>
                  <m:sup>
                    <m:r>
                      <w:ins w:id="647" w:author="煜锐 黄" w:date="2024-12-17T19:06:00Z" w16du:dateUtc="2024-12-17T11:06:00Z">
                        <m:rPr>
                          <m:sty m:val="b"/>
                        </m:rPr>
                        <w:rPr>
                          <w:rFonts w:ascii="Cambria Math" w:hAnsi="Cambria Math" w:cs="Arial"/>
                          <w:color w:val="000000" w:themeColor="text1"/>
                          <w:kern w:val="24"/>
                        </w:rPr>
                        <m:t>2</m:t>
                      </w:ins>
                    </m:r>
                  </m:sup>
                </m:sSup>
              </m:oMath>
            </m:oMathPara>
          </w:p>
        </w:tc>
      </w:tr>
      <w:tr w:rsidR="001D3FCF" w14:paraId="68387D09" w14:textId="4F93D111" w:rsidTr="00CA69C5">
        <w:trPr>
          <w:jc w:val="right"/>
          <w:ins w:id="648" w:author="煜锐 黄" w:date="2024-12-17T17:47:00Z"/>
        </w:trPr>
        <w:tc>
          <w:tcPr>
            <w:tcW w:w="2569" w:type="dxa"/>
            <w:tcPrChange w:id="649" w:author="煜锐 黄" w:date="2024-12-17T19:12:00Z" w16du:dateUtc="2024-12-17T11:12:00Z">
              <w:tcPr>
                <w:tcW w:w="2765" w:type="dxa"/>
                <w:gridSpan w:val="3"/>
              </w:tcPr>
            </w:tcPrChange>
          </w:tcPr>
          <w:p w14:paraId="652FE69D" w14:textId="15C24BA6" w:rsidR="001D3FCF" w:rsidRPr="00386A3D" w:rsidRDefault="00D06918">
            <w:pPr>
              <w:pStyle w:val="CaptionFigureandTable"/>
              <w:jc w:val="center"/>
              <w:rPr>
                <w:ins w:id="650" w:author="煜锐 黄" w:date="2024-12-17T17:47:00Z" w16du:dateUtc="2024-12-17T09:47:00Z"/>
                <w:rFonts w:eastAsiaTheme="minorEastAsia"/>
                <w:lang w:val="en-US" w:eastAsia="zh-CN"/>
              </w:rPr>
              <w:pPrChange w:id="651" w:author="煜锐 黄" w:date="2024-12-17T19:13:00Z" w16du:dateUtc="2024-12-17T11:13:00Z">
                <w:pPr>
                  <w:pStyle w:val="CaptionFigureandTable"/>
                </w:pPr>
              </w:pPrChange>
            </w:pPr>
            <w:ins w:id="652" w:author="煜锐 黄" w:date="2024-12-17T22:15:00Z" w16du:dateUtc="2024-12-17T14:15:00Z">
              <w:r w:rsidRPr="00DF05E7">
                <w:rPr>
                  <w:rFonts w:hint="eastAsia"/>
                  <w:lang w:eastAsia="zh-CN"/>
                </w:rPr>
                <w:t>AirlineFreq</w:t>
              </w:r>
            </w:ins>
            <w:ins w:id="653" w:author="煜锐 黄" w:date="2024-12-17T19:06:00Z" w16du:dateUtc="2024-12-17T11:06:00Z">
              <w:r w:rsidR="001D3FCF" w:rsidRPr="00DF05E7">
                <w:rPr>
                  <w:rPrChange w:id="654" w:author="煜锐 黄" w:date="2024-12-19T15:50:00Z" w16du:dateUtc="2024-12-19T07:50:00Z">
                    <w:rPr>
                      <w:color w:val="000000" w:themeColor="text1"/>
                      <w:kern w:val="24"/>
                      <w:sz w:val="36"/>
                      <w:szCs w:val="36"/>
                    </w:rPr>
                  </w:rPrChange>
                </w:rPr>
                <w:t>(log10)</w:t>
              </w:r>
            </w:ins>
          </w:p>
        </w:tc>
        <w:tc>
          <w:tcPr>
            <w:tcW w:w="1997" w:type="dxa"/>
            <w:tcPrChange w:id="655" w:author="煜锐 黄" w:date="2024-12-17T19:12:00Z" w16du:dateUtc="2024-12-17T11:12:00Z">
              <w:tcPr>
                <w:tcW w:w="2765" w:type="dxa"/>
                <w:gridSpan w:val="3"/>
              </w:tcPr>
            </w:tcPrChange>
          </w:tcPr>
          <w:p w14:paraId="79AEFB02" w14:textId="4AB0F396" w:rsidR="001D3FCF" w:rsidRPr="00386A3D" w:rsidRDefault="001B664C">
            <w:pPr>
              <w:pStyle w:val="CaptionFigureandTable"/>
              <w:jc w:val="center"/>
              <w:rPr>
                <w:ins w:id="656" w:author="煜锐 黄" w:date="2024-12-17T17:47:00Z" w16du:dateUtc="2024-12-17T09:47:00Z"/>
                <w:rFonts w:eastAsiaTheme="minorEastAsia"/>
                <w:lang w:val="en-US" w:eastAsia="zh-CN"/>
              </w:rPr>
              <w:pPrChange w:id="657" w:author="煜锐 黄" w:date="2024-12-17T19:13:00Z" w16du:dateUtc="2024-12-17T11:13:00Z">
                <w:pPr>
                  <w:pStyle w:val="CaptionFigureandTable"/>
                </w:pPr>
              </w:pPrChange>
            </w:pPr>
            <w:ins w:id="658" w:author="煜锐 黄" w:date="2024-12-19T08:11:00Z" w16du:dateUtc="2024-12-19T00:11:00Z">
              <w:r w:rsidRPr="00DF05E7">
                <w:rPr>
                  <w:rFonts w:eastAsiaTheme="minorEastAsia"/>
                  <w:lang w:val="en-US" w:eastAsia="zh-CN"/>
                </w:rPr>
                <w:t>0.0468</w:t>
              </w:r>
            </w:ins>
            <w:ins w:id="659" w:author="煜锐 黄" w:date="2024-12-19T08:12:00Z" w16du:dateUtc="2024-12-19T00:12:00Z">
              <w:r w:rsidRPr="00DF05E7">
                <w:rPr>
                  <w:vertAlign w:val="superscript"/>
                  <w:rPrChange w:id="660" w:author="煜锐 黄" w:date="2024-12-19T15:50:00Z" w16du:dateUtc="2024-12-19T07:50:00Z">
                    <w:rPr/>
                  </w:rPrChange>
                </w:rPr>
                <w:t>*</w:t>
              </w:r>
            </w:ins>
            <w:ins w:id="661" w:author="煜锐 黄" w:date="2024-12-19T08:13:00Z" w16du:dateUtc="2024-12-19T00:13:00Z">
              <w:r w:rsidRPr="00DF05E7">
                <w:rPr>
                  <w:vertAlign w:val="superscript"/>
                </w:rPr>
                <w:t>**</w:t>
              </w:r>
            </w:ins>
          </w:p>
        </w:tc>
        <w:tc>
          <w:tcPr>
            <w:tcW w:w="1961" w:type="dxa"/>
            <w:tcPrChange w:id="662" w:author="煜锐 黄" w:date="2024-12-17T19:12:00Z" w16du:dateUtc="2024-12-17T11:12:00Z">
              <w:tcPr>
                <w:tcW w:w="2766" w:type="dxa"/>
                <w:gridSpan w:val="3"/>
              </w:tcPr>
            </w:tcPrChange>
          </w:tcPr>
          <w:p w14:paraId="48E08419" w14:textId="252759C9" w:rsidR="001D3FCF" w:rsidRPr="00386A3D" w:rsidRDefault="001D3FCF">
            <w:pPr>
              <w:pStyle w:val="CaptionFigureandTable"/>
              <w:jc w:val="center"/>
              <w:rPr>
                <w:ins w:id="663" w:author="煜锐 黄" w:date="2024-12-17T17:47:00Z" w16du:dateUtc="2024-12-17T09:47:00Z"/>
                <w:rFonts w:eastAsiaTheme="minorEastAsia"/>
                <w:lang w:val="en-US" w:eastAsia="zh-CN"/>
              </w:rPr>
              <w:pPrChange w:id="664" w:author="煜锐 黄" w:date="2024-12-17T19:13:00Z" w16du:dateUtc="2024-12-17T11:13:00Z">
                <w:pPr>
                  <w:pStyle w:val="CaptionFigureandTable"/>
                </w:pPr>
              </w:pPrChange>
            </w:pPr>
            <w:ins w:id="665" w:author="煜锐 黄" w:date="2024-12-17T19:06:00Z" w16du:dateUtc="2024-12-17T11:06:00Z">
              <w:r w:rsidRPr="00DF05E7">
                <w:rPr>
                  <w:rPrChange w:id="666" w:author="煜锐 黄" w:date="2024-12-19T15:50:00Z" w16du:dateUtc="2024-12-19T07:50:00Z">
                    <w:rPr>
                      <w:color w:val="C00000"/>
                      <w:kern w:val="24"/>
                      <w:sz w:val="36"/>
                      <w:szCs w:val="36"/>
                    </w:rPr>
                  </w:rPrChange>
                </w:rPr>
                <w:t>0.000</w:t>
              </w:r>
            </w:ins>
          </w:p>
        </w:tc>
        <w:tc>
          <w:tcPr>
            <w:tcW w:w="1959" w:type="dxa"/>
            <w:tcPrChange w:id="667" w:author="煜锐 黄" w:date="2024-12-17T19:12:00Z" w16du:dateUtc="2024-12-17T11:12:00Z">
              <w:tcPr>
                <w:tcW w:w="2766" w:type="dxa"/>
                <w:gridSpan w:val="3"/>
              </w:tcPr>
            </w:tcPrChange>
          </w:tcPr>
          <w:p w14:paraId="74C84F57" w14:textId="71AC3847" w:rsidR="001D3FCF" w:rsidRPr="00386A3D" w:rsidRDefault="001D3FCF">
            <w:pPr>
              <w:pStyle w:val="CaptionFigureandTable"/>
              <w:jc w:val="center"/>
              <w:rPr>
                <w:ins w:id="668" w:author="煜锐 黄" w:date="2024-12-17T19:04:00Z" w16du:dateUtc="2024-12-17T11:04:00Z"/>
                <w:rFonts w:eastAsiaTheme="minorEastAsia"/>
                <w:lang w:val="en-US" w:eastAsia="zh-CN"/>
              </w:rPr>
              <w:pPrChange w:id="669" w:author="煜锐 黄" w:date="2024-12-17T19:13:00Z" w16du:dateUtc="2024-12-17T11:13:00Z">
                <w:pPr>
                  <w:pStyle w:val="CaptionFigureandTable"/>
                </w:pPr>
              </w:pPrChange>
            </w:pPr>
            <w:ins w:id="670" w:author="煜锐 黄" w:date="2024-12-17T19:06:00Z" w16du:dateUtc="2024-12-17T11:06:00Z">
              <w:r w:rsidRPr="00DF05E7">
                <w:rPr>
                  <w:rPrChange w:id="671" w:author="煜锐 黄" w:date="2024-12-19T15:50:00Z" w16du:dateUtc="2024-12-19T07:50:00Z">
                    <w:rPr>
                      <w:color w:val="000000" w:themeColor="text1"/>
                      <w:kern w:val="24"/>
                      <w:sz w:val="36"/>
                      <w:szCs w:val="36"/>
                    </w:rPr>
                  </w:rPrChange>
                </w:rPr>
                <w:t>0.179</w:t>
              </w:r>
            </w:ins>
          </w:p>
        </w:tc>
      </w:tr>
      <w:tr w:rsidR="001D3FCF" w14:paraId="2D7FF525" w14:textId="4398B876" w:rsidTr="00CA69C5">
        <w:trPr>
          <w:jc w:val="right"/>
          <w:ins w:id="672" w:author="煜锐 黄" w:date="2024-12-17T17:47:00Z"/>
        </w:trPr>
        <w:tc>
          <w:tcPr>
            <w:tcW w:w="2569" w:type="dxa"/>
            <w:tcPrChange w:id="673" w:author="煜锐 黄" w:date="2024-12-17T19:12:00Z" w16du:dateUtc="2024-12-17T11:12:00Z">
              <w:tcPr>
                <w:tcW w:w="2765" w:type="dxa"/>
                <w:gridSpan w:val="3"/>
              </w:tcPr>
            </w:tcPrChange>
          </w:tcPr>
          <w:p w14:paraId="5A21A6D2" w14:textId="59B9B644" w:rsidR="001D3FCF" w:rsidRPr="00386A3D" w:rsidRDefault="0033179F">
            <w:pPr>
              <w:pStyle w:val="CaptionFigureandTable"/>
              <w:jc w:val="center"/>
              <w:rPr>
                <w:ins w:id="674" w:author="煜锐 黄" w:date="2024-12-17T17:47:00Z" w16du:dateUtc="2024-12-17T09:47:00Z"/>
                <w:rFonts w:eastAsiaTheme="minorEastAsia"/>
                <w:lang w:val="en-US" w:eastAsia="zh-CN"/>
              </w:rPr>
              <w:pPrChange w:id="675" w:author="煜锐 黄" w:date="2024-12-17T19:13:00Z" w16du:dateUtc="2024-12-17T11:13:00Z">
                <w:pPr>
                  <w:pStyle w:val="CaptionFigureandTable"/>
                </w:pPr>
              </w:pPrChange>
            </w:pPr>
            <w:ins w:id="676" w:author="煜锐 黄" w:date="2024-12-17T22:15:00Z" w16du:dateUtc="2024-12-17T14:15:00Z">
              <w:r w:rsidRPr="00DF05E7">
                <w:rPr>
                  <w:rFonts w:hint="eastAsia"/>
                  <w:lang w:eastAsia="zh-CN"/>
                </w:rPr>
                <w:t>R</w:t>
              </w:r>
            </w:ins>
            <w:ins w:id="677" w:author="煜锐 黄" w:date="2024-12-17T19:06:00Z" w16du:dateUtc="2024-12-17T11:06:00Z">
              <w:r w:rsidR="001D3FCF" w:rsidRPr="00DF05E7">
                <w:rPr>
                  <w:rPrChange w:id="678" w:author="煜锐 黄" w:date="2024-12-19T15:50:00Z" w16du:dateUtc="2024-12-19T07:50:00Z">
                    <w:rPr>
                      <w:color w:val="000000" w:themeColor="text1"/>
                      <w:kern w:val="24"/>
                      <w:sz w:val="36"/>
                      <w:szCs w:val="36"/>
                    </w:rPr>
                  </w:rPrChange>
                </w:rPr>
                <w:t>esearchersRD(log10)</w:t>
              </w:r>
            </w:ins>
          </w:p>
        </w:tc>
        <w:tc>
          <w:tcPr>
            <w:tcW w:w="1997" w:type="dxa"/>
            <w:tcPrChange w:id="679" w:author="煜锐 黄" w:date="2024-12-17T19:12:00Z" w16du:dateUtc="2024-12-17T11:12:00Z">
              <w:tcPr>
                <w:tcW w:w="2765" w:type="dxa"/>
                <w:gridSpan w:val="3"/>
              </w:tcPr>
            </w:tcPrChange>
          </w:tcPr>
          <w:p w14:paraId="5809BD59" w14:textId="3E4BAE22" w:rsidR="001D3FCF" w:rsidRPr="00386A3D" w:rsidRDefault="001B664C">
            <w:pPr>
              <w:pStyle w:val="CaptionFigureandTable"/>
              <w:jc w:val="center"/>
              <w:rPr>
                <w:ins w:id="680" w:author="煜锐 黄" w:date="2024-12-17T17:47:00Z" w16du:dateUtc="2024-12-17T09:47:00Z"/>
                <w:rFonts w:eastAsiaTheme="minorEastAsia"/>
                <w:lang w:val="en-US" w:eastAsia="zh-CN"/>
              </w:rPr>
              <w:pPrChange w:id="681" w:author="煜锐 黄" w:date="2024-12-17T19:13:00Z" w16du:dateUtc="2024-12-17T11:13:00Z">
                <w:pPr>
                  <w:pStyle w:val="CaptionFigureandTable"/>
                </w:pPr>
              </w:pPrChange>
            </w:pPr>
            <w:ins w:id="682" w:author="煜锐 黄" w:date="2024-12-19T08:11:00Z" w16du:dateUtc="2024-12-19T00:11:00Z">
              <w:r w:rsidRPr="00DF05E7">
                <w:rPr>
                  <w:rFonts w:eastAsiaTheme="minorEastAsia"/>
                  <w:lang w:val="en-US" w:eastAsia="zh-CN"/>
                </w:rPr>
                <w:t>0.0284</w:t>
              </w:r>
            </w:ins>
            <w:ins w:id="683" w:author="煜锐 黄" w:date="2024-12-19T08:13:00Z" w16du:dateUtc="2024-12-19T00:13:00Z">
              <w:r w:rsidRPr="00DF05E7">
                <w:rPr>
                  <w:vertAlign w:val="superscript"/>
                </w:rPr>
                <w:t>*</w:t>
              </w:r>
            </w:ins>
          </w:p>
        </w:tc>
        <w:tc>
          <w:tcPr>
            <w:tcW w:w="1961" w:type="dxa"/>
            <w:tcPrChange w:id="684" w:author="煜锐 黄" w:date="2024-12-17T19:12:00Z" w16du:dateUtc="2024-12-17T11:12:00Z">
              <w:tcPr>
                <w:tcW w:w="2766" w:type="dxa"/>
                <w:gridSpan w:val="3"/>
              </w:tcPr>
            </w:tcPrChange>
          </w:tcPr>
          <w:p w14:paraId="08B1F13A" w14:textId="71DE2650" w:rsidR="001D3FCF" w:rsidRPr="00386A3D" w:rsidRDefault="001D3FCF">
            <w:pPr>
              <w:pStyle w:val="CaptionFigureandTable"/>
              <w:jc w:val="center"/>
              <w:rPr>
                <w:ins w:id="685" w:author="煜锐 黄" w:date="2024-12-17T17:47:00Z" w16du:dateUtc="2024-12-17T09:47:00Z"/>
                <w:rFonts w:eastAsiaTheme="minorEastAsia"/>
                <w:lang w:val="en-US" w:eastAsia="zh-CN"/>
              </w:rPr>
              <w:pPrChange w:id="686" w:author="煜锐 黄" w:date="2024-12-17T19:13:00Z" w16du:dateUtc="2024-12-17T11:13:00Z">
                <w:pPr>
                  <w:pStyle w:val="CaptionFigureandTable"/>
                </w:pPr>
              </w:pPrChange>
            </w:pPr>
            <w:ins w:id="687" w:author="煜锐 黄" w:date="2024-12-17T19:06:00Z" w16du:dateUtc="2024-12-17T11:06:00Z">
              <w:r w:rsidRPr="00DF05E7">
                <w:rPr>
                  <w:rPrChange w:id="688" w:author="煜锐 黄" w:date="2024-12-19T15:50:00Z" w16du:dateUtc="2024-12-19T07:50:00Z">
                    <w:rPr>
                      <w:color w:val="000000" w:themeColor="text1"/>
                      <w:kern w:val="24"/>
                      <w:sz w:val="36"/>
                      <w:szCs w:val="36"/>
                    </w:rPr>
                  </w:rPrChange>
                </w:rPr>
                <w:t>0.023</w:t>
              </w:r>
            </w:ins>
          </w:p>
        </w:tc>
        <w:tc>
          <w:tcPr>
            <w:tcW w:w="1959" w:type="dxa"/>
            <w:tcPrChange w:id="689" w:author="煜锐 黄" w:date="2024-12-17T19:12:00Z" w16du:dateUtc="2024-12-17T11:12:00Z">
              <w:tcPr>
                <w:tcW w:w="2766" w:type="dxa"/>
                <w:gridSpan w:val="3"/>
              </w:tcPr>
            </w:tcPrChange>
          </w:tcPr>
          <w:p w14:paraId="54E96A72" w14:textId="7270CCB0" w:rsidR="001D3FCF" w:rsidRPr="00386A3D" w:rsidRDefault="001D3FCF">
            <w:pPr>
              <w:pStyle w:val="CaptionFigureandTable"/>
              <w:jc w:val="center"/>
              <w:rPr>
                <w:ins w:id="690" w:author="煜锐 黄" w:date="2024-12-17T19:04:00Z" w16du:dateUtc="2024-12-17T11:04:00Z"/>
                <w:rFonts w:eastAsiaTheme="minorEastAsia"/>
                <w:lang w:val="en-US" w:eastAsia="zh-CN"/>
              </w:rPr>
              <w:pPrChange w:id="691" w:author="煜锐 黄" w:date="2024-12-17T19:13:00Z" w16du:dateUtc="2024-12-17T11:13:00Z">
                <w:pPr>
                  <w:pStyle w:val="CaptionFigureandTable"/>
                </w:pPr>
              </w:pPrChange>
            </w:pPr>
            <w:ins w:id="692" w:author="煜锐 黄" w:date="2024-12-17T19:06:00Z" w16du:dateUtc="2024-12-17T11:06:00Z">
              <w:r w:rsidRPr="00DF05E7">
                <w:rPr>
                  <w:rPrChange w:id="693" w:author="煜锐 黄" w:date="2024-12-19T15:50:00Z" w16du:dateUtc="2024-12-19T07:50:00Z">
                    <w:rPr>
                      <w:color w:val="000000" w:themeColor="text1"/>
                      <w:kern w:val="24"/>
                      <w:sz w:val="36"/>
                      <w:szCs w:val="36"/>
                    </w:rPr>
                  </w:rPrChange>
                </w:rPr>
                <w:t>0.040</w:t>
              </w:r>
            </w:ins>
          </w:p>
        </w:tc>
      </w:tr>
      <w:tr w:rsidR="001D3FCF" w14:paraId="15A037B6" w14:textId="19A5809E" w:rsidTr="00CA69C5">
        <w:trPr>
          <w:jc w:val="right"/>
          <w:ins w:id="694" w:author="煜锐 黄" w:date="2024-12-17T17:47:00Z"/>
        </w:trPr>
        <w:tc>
          <w:tcPr>
            <w:tcW w:w="2569" w:type="dxa"/>
            <w:tcPrChange w:id="695" w:author="煜锐 黄" w:date="2024-12-17T19:12:00Z" w16du:dateUtc="2024-12-17T11:12:00Z">
              <w:tcPr>
                <w:tcW w:w="2765" w:type="dxa"/>
                <w:gridSpan w:val="3"/>
              </w:tcPr>
            </w:tcPrChange>
          </w:tcPr>
          <w:p w14:paraId="20EC5353" w14:textId="3226AF3B" w:rsidR="001D3FCF" w:rsidRPr="00386A3D" w:rsidRDefault="00C35CE8">
            <w:pPr>
              <w:pStyle w:val="CaptionFigureandTable"/>
              <w:jc w:val="center"/>
              <w:rPr>
                <w:ins w:id="696" w:author="煜锐 黄" w:date="2024-12-17T17:47:00Z" w16du:dateUtc="2024-12-17T09:47:00Z"/>
                <w:rFonts w:eastAsiaTheme="minorEastAsia"/>
                <w:lang w:val="en-US" w:eastAsia="zh-CN"/>
              </w:rPr>
              <w:pPrChange w:id="697" w:author="煜锐 黄" w:date="2024-12-17T19:13:00Z" w16du:dateUtc="2024-12-17T11:13:00Z">
                <w:pPr>
                  <w:pStyle w:val="CaptionFigureandTable"/>
                </w:pPr>
              </w:pPrChange>
            </w:pPr>
            <w:ins w:id="698" w:author="煜锐 黄" w:date="2024-12-17T22:14:00Z" w16du:dateUtc="2024-12-17T14:14:00Z">
              <w:r w:rsidRPr="00DF05E7">
                <w:rPr>
                  <w:rFonts w:hint="eastAsia"/>
                  <w:lang w:eastAsia="zh-CN"/>
                </w:rPr>
                <w:t>GDP</w:t>
              </w:r>
            </w:ins>
            <w:ins w:id="699" w:author="煜锐 黄" w:date="2024-12-17T19:06:00Z" w16du:dateUtc="2024-12-17T11:06:00Z">
              <w:r w:rsidR="001D3FCF" w:rsidRPr="00DF05E7">
                <w:rPr>
                  <w:rPrChange w:id="700" w:author="煜锐 黄" w:date="2024-12-19T15:50:00Z" w16du:dateUtc="2024-12-19T07:50:00Z">
                    <w:rPr>
                      <w:color w:val="000000" w:themeColor="text1"/>
                      <w:kern w:val="24"/>
                      <w:sz w:val="36"/>
                      <w:szCs w:val="36"/>
                    </w:rPr>
                  </w:rPrChange>
                </w:rPr>
                <w:t>pc(log10)</w:t>
              </w:r>
            </w:ins>
          </w:p>
        </w:tc>
        <w:tc>
          <w:tcPr>
            <w:tcW w:w="1997" w:type="dxa"/>
            <w:tcPrChange w:id="701" w:author="煜锐 黄" w:date="2024-12-17T19:12:00Z" w16du:dateUtc="2024-12-17T11:12:00Z">
              <w:tcPr>
                <w:tcW w:w="2765" w:type="dxa"/>
                <w:gridSpan w:val="3"/>
              </w:tcPr>
            </w:tcPrChange>
          </w:tcPr>
          <w:p w14:paraId="25456A8D" w14:textId="41E9FE0E" w:rsidR="001D3FCF" w:rsidRPr="00386A3D" w:rsidRDefault="001B664C">
            <w:pPr>
              <w:pStyle w:val="CaptionFigureandTable"/>
              <w:jc w:val="center"/>
              <w:rPr>
                <w:ins w:id="702" w:author="煜锐 黄" w:date="2024-12-17T17:47:00Z" w16du:dateUtc="2024-12-17T09:47:00Z"/>
                <w:rFonts w:eastAsiaTheme="minorEastAsia"/>
                <w:lang w:val="en-US" w:eastAsia="zh-CN"/>
              </w:rPr>
              <w:pPrChange w:id="703" w:author="煜锐 黄" w:date="2024-12-17T19:13:00Z" w16du:dateUtc="2024-12-17T11:13:00Z">
                <w:pPr>
                  <w:pStyle w:val="CaptionFigureandTable"/>
                </w:pPr>
              </w:pPrChange>
            </w:pPr>
            <w:ins w:id="704" w:author="煜锐 黄" w:date="2024-12-19T08:11:00Z" w16du:dateUtc="2024-12-19T00:11:00Z">
              <w:r w:rsidRPr="00DF05E7">
                <w:rPr>
                  <w:rFonts w:eastAsiaTheme="minorEastAsia"/>
                  <w:lang w:val="en-US" w:eastAsia="zh-CN"/>
                </w:rPr>
                <w:t>0.0418</w:t>
              </w:r>
            </w:ins>
            <w:ins w:id="705" w:author="煜锐 黄" w:date="2024-12-19T08:13:00Z" w16du:dateUtc="2024-12-19T00:13:00Z">
              <w:r w:rsidRPr="00DF05E7">
                <w:rPr>
                  <w:vertAlign w:val="superscript"/>
                </w:rPr>
                <w:t>*</w:t>
              </w:r>
            </w:ins>
          </w:p>
        </w:tc>
        <w:tc>
          <w:tcPr>
            <w:tcW w:w="1961" w:type="dxa"/>
            <w:tcPrChange w:id="706" w:author="煜锐 黄" w:date="2024-12-17T19:12:00Z" w16du:dateUtc="2024-12-17T11:12:00Z">
              <w:tcPr>
                <w:tcW w:w="2766" w:type="dxa"/>
                <w:gridSpan w:val="3"/>
              </w:tcPr>
            </w:tcPrChange>
          </w:tcPr>
          <w:p w14:paraId="73155D11" w14:textId="0573FB83" w:rsidR="001D3FCF" w:rsidRPr="00386A3D" w:rsidRDefault="001D3FCF">
            <w:pPr>
              <w:pStyle w:val="CaptionFigureandTable"/>
              <w:jc w:val="center"/>
              <w:rPr>
                <w:ins w:id="707" w:author="煜锐 黄" w:date="2024-12-17T17:47:00Z" w16du:dateUtc="2024-12-17T09:47:00Z"/>
                <w:rFonts w:eastAsiaTheme="minorEastAsia"/>
                <w:lang w:val="en-US" w:eastAsia="zh-CN"/>
              </w:rPr>
              <w:pPrChange w:id="708" w:author="煜锐 黄" w:date="2024-12-17T19:13:00Z" w16du:dateUtc="2024-12-17T11:13:00Z">
                <w:pPr>
                  <w:pStyle w:val="CaptionFigureandTable"/>
                </w:pPr>
              </w:pPrChange>
            </w:pPr>
            <w:ins w:id="709" w:author="煜锐 黄" w:date="2024-12-17T19:06:00Z" w16du:dateUtc="2024-12-17T11:06:00Z">
              <w:r w:rsidRPr="00DF05E7">
                <w:rPr>
                  <w:rPrChange w:id="710" w:author="煜锐 黄" w:date="2024-12-19T15:50:00Z" w16du:dateUtc="2024-12-19T07:50:00Z">
                    <w:rPr>
                      <w:color w:val="000000" w:themeColor="text1"/>
                      <w:kern w:val="24"/>
                      <w:sz w:val="36"/>
                      <w:szCs w:val="36"/>
                    </w:rPr>
                  </w:rPrChange>
                </w:rPr>
                <w:t>0.015</w:t>
              </w:r>
            </w:ins>
          </w:p>
        </w:tc>
        <w:tc>
          <w:tcPr>
            <w:tcW w:w="1959" w:type="dxa"/>
            <w:tcPrChange w:id="711" w:author="煜锐 黄" w:date="2024-12-17T19:12:00Z" w16du:dateUtc="2024-12-17T11:12:00Z">
              <w:tcPr>
                <w:tcW w:w="2766" w:type="dxa"/>
                <w:gridSpan w:val="3"/>
              </w:tcPr>
            </w:tcPrChange>
          </w:tcPr>
          <w:p w14:paraId="7D43E1C5" w14:textId="4D848364" w:rsidR="001D3FCF" w:rsidRPr="00386A3D" w:rsidRDefault="001D3FCF">
            <w:pPr>
              <w:pStyle w:val="CaptionFigureandTable"/>
              <w:jc w:val="center"/>
              <w:rPr>
                <w:ins w:id="712" w:author="煜锐 黄" w:date="2024-12-17T19:04:00Z" w16du:dateUtc="2024-12-17T11:04:00Z"/>
                <w:rFonts w:eastAsiaTheme="minorEastAsia"/>
                <w:lang w:val="en-US" w:eastAsia="zh-CN"/>
              </w:rPr>
              <w:pPrChange w:id="713" w:author="煜锐 黄" w:date="2024-12-17T19:13:00Z" w16du:dateUtc="2024-12-17T11:13:00Z">
                <w:pPr>
                  <w:pStyle w:val="CaptionFigureandTable"/>
                </w:pPr>
              </w:pPrChange>
            </w:pPr>
            <w:ins w:id="714" w:author="煜锐 黄" w:date="2024-12-17T19:06:00Z" w16du:dateUtc="2024-12-17T11:06:00Z">
              <w:r w:rsidRPr="00DF05E7">
                <w:rPr>
                  <w:rPrChange w:id="715" w:author="煜锐 黄" w:date="2024-12-19T15:50:00Z" w16du:dateUtc="2024-12-19T07:50:00Z">
                    <w:rPr>
                      <w:color w:val="000000" w:themeColor="text1"/>
                      <w:kern w:val="24"/>
                      <w:sz w:val="36"/>
                      <w:szCs w:val="36"/>
                    </w:rPr>
                  </w:rPrChange>
                </w:rPr>
                <w:t>0.028</w:t>
              </w:r>
            </w:ins>
          </w:p>
        </w:tc>
      </w:tr>
      <w:tr w:rsidR="00E6615B" w14:paraId="3439DB5C" w14:textId="77777777" w:rsidTr="00CA69C5">
        <w:trPr>
          <w:jc w:val="right"/>
          <w:ins w:id="716" w:author="煜锐 黄" w:date="2024-12-17T19:18:00Z"/>
        </w:trPr>
        <w:tc>
          <w:tcPr>
            <w:tcW w:w="2569" w:type="dxa"/>
          </w:tcPr>
          <w:p w14:paraId="1C10377D" w14:textId="51078C38" w:rsidR="00E6615B" w:rsidRPr="00DF05E7" w:rsidRDefault="00C35CE8" w:rsidP="00E6615B">
            <w:pPr>
              <w:pStyle w:val="CaptionFigureandTable"/>
              <w:jc w:val="center"/>
              <w:rPr>
                <w:ins w:id="717" w:author="煜锐 黄" w:date="2024-12-17T19:18:00Z" w16du:dateUtc="2024-12-17T11:18:00Z"/>
              </w:rPr>
            </w:pPr>
            <w:ins w:id="718" w:author="煜锐 黄" w:date="2024-12-17T22:15:00Z" w16du:dateUtc="2024-12-17T14:15:00Z">
              <w:r w:rsidRPr="00DF05E7">
                <w:rPr>
                  <w:rFonts w:eastAsiaTheme="minorEastAsia" w:hint="eastAsia"/>
                  <w:lang w:val="en-US" w:eastAsia="zh-CN"/>
                </w:rPr>
                <w:t>GDP</w:t>
              </w:r>
            </w:ins>
            <w:ins w:id="719" w:author="煜锐 黄" w:date="2024-12-17T19:18:00Z" w16du:dateUtc="2024-12-17T11:18:00Z">
              <w:r w:rsidR="00E6615B" w:rsidRPr="00DF05E7">
                <w:rPr>
                  <w:rFonts w:eastAsiaTheme="minorEastAsia"/>
                  <w:lang w:val="en-US" w:eastAsia="zh-CN"/>
                </w:rPr>
                <w:t>(log10)</w:t>
              </w:r>
            </w:ins>
          </w:p>
        </w:tc>
        <w:tc>
          <w:tcPr>
            <w:tcW w:w="1997" w:type="dxa"/>
          </w:tcPr>
          <w:p w14:paraId="352D780C" w14:textId="43125023" w:rsidR="00E6615B" w:rsidRPr="00DF05E7" w:rsidRDefault="001B664C" w:rsidP="00E6615B">
            <w:pPr>
              <w:pStyle w:val="CaptionFigureandTable"/>
              <w:jc w:val="center"/>
              <w:rPr>
                <w:ins w:id="720" w:author="煜锐 黄" w:date="2024-12-17T19:18:00Z" w16du:dateUtc="2024-12-17T11:18:00Z"/>
                <w:rFonts w:eastAsia="等线"/>
              </w:rPr>
            </w:pPr>
            <w:ins w:id="721" w:author="煜锐 黄" w:date="2024-12-19T08:11:00Z" w16du:dateUtc="2024-12-19T00:11:00Z">
              <w:r w:rsidRPr="00DF05E7">
                <w:rPr>
                  <w:rFonts w:eastAsia="等线" w:hint="eastAsia"/>
                </w:rPr>
                <w:t>0.0477</w:t>
              </w:r>
            </w:ins>
            <w:ins w:id="722" w:author="煜锐 黄" w:date="2024-12-19T08:13:00Z" w16du:dateUtc="2024-12-19T00:13:00Z">
              <w:r w:rsidRPr="00DF05E7">
                <w:rPr>
                  <w:vertAlign w:val="superscript"/>
                </w:rPr>
                <w:t>***</w:t>
              </w:r>
            </w:ins>
          </w:p>
        </w:tc>
        <w:tc>
          <w:tcPr>
            <w:tcW w:w="1961" w:type="dxa"/>
          </w:tcPr>
          <w:p w14:paraId="2C6342B2" w14:textId="003A558C" w:rsidR="00E6615B" w:rsidRPr="00DF05E7" w:rsidRDefault="00E6615B" w:rsidP="00E6615B">
            <w:pPr>
              <w:pStyle w:val="CaptionFigureandTable"/>
              <w:jc w:val="center"/>
              <w:rPr>
                <w:ins w:id="723" w:author="煜锐 黄" w:date="2024-12-17T19:18:00Z" w16du:dateUtc="2024-12-17T11:18:00Z"/>
              </w:rPr>
            </w:pPr>
            <w:ins w:id="724" w:author="煜锐 黄" w:date="2024-12-17T19:18:00Z" w16du:dateUtc="2024-12-17T11:18:00Z">
              <w:r w:rsidRPr="00DF05E7">
                <w:rPr>
                  <w:rFonts w:eastAsiaTheme="minorEastAsia"/>
                  <w:lang w:val="en-US" w:eastAsia="zh-CN"/>
                </w:rPr>
                <w:t>0.000</w:t>
              </w:r>
            </w:ins>
          </w:p>
        </w:tc>
        <w:tc>
          <w:tcPr>
            <w:tcW w:w="1959" w:type="dxa"/>
          </w:tcPr>
          <w:p w14:paraId="77027470" w14:textId="58F0800C" w:rsidR="00E6615B" w:rsidRPr="00DF05E7" w:rsidRDefault="00E6615B" w:rsidP="00E6615B">
            <w:pPr>
              <w:pStyle w:val="CaptionFigureandTable"/>
              <w:jc w:val="center"/>
              <w:rPr>
                <w:ins w:id="725" w:author="煜锐 黄" w:date="2024-12-17T19:18:00Z" w16du:dateUtc="2024-12-17T11:18:00Z"/>
              </w:rPr>
            </w:pPr>
            <w:ins w:id="726" w:author="煜锐 黄" w:date="2024-12-17T19:18:00Z" w16du:dateUtc="2024-12-17T11:18:00Z">
              <w:r w:rsidRPr="00DF05E7">
                <w:rPr>
                  <w:rFonts w:eastAsiaTheme="minorEastAsia"/>
                  <w:lang w:val="en-US" w:eastAsia="zh-CN"/>
                </w:rPr>
                <w:t>0.177</w:t>
              </w:r>
            </w:ins>
          </w:p>
        </w:tc>
      </w:tr>
      <w:tr w:rsidR="00E6615B" w14:paraId="01B333F9" w14:textId="3039417F" w:rsidTr="00CA69C5">
        <w:trPr>
          <w:jc w:val="right"/>
          <w:ins w:id="727" w:author="煜锐 黄" w:date="2024-12-17T17:47:00Z"/>
        </w:trPr>
        <w:tc>
          <w:tcPr>
            <w:tcW w:w="2569" w:type="dxa"/>
            <w:tcPrChange w:id="728" w:author="煜锐 黄" w:date="2024-12-17T19:12:00Z" w16du:dateUtc="2024-12-17T11:12:00Z">
              <w:tcPr>
                <w:tcW w:w="2765" w:type="dxa"/>
                <w:gridSpan w:val="3"/>
              </w:tcPr>
            </w:tcPrChange>
          </w:tcPr>
          <w:p w14:paraId="3E85EF33" w14:textId="17C0B16B" w:rsidR="00E6615B" w:rsidRPr="00386A3D" w:rsidRDefault="0033179F">
            <w:pPr>
              <w:pStyle w:val="CaptionFigureandTable"/>
              <w:jc w:val="center"/>
              <w:rPr>
                <w:ins w:id="729" w:author="煜锐 黄" w:date="2024-12-17T17:47:00Z" w16du:dateUtc="2024-12-17T09:47:00Z"/>
                <w:rFonts w:eastAsiaTheme="minorEastAsia"/>
                <w:lang w:val="en-US" w:eastAsia="zh-CN"/>
              </w:rPr>
              <w:pPrChange w:id="730" w:author="煜锐 黄" w:date="2024-12-17T19:13:00Z" w16du:dateUtc="2024-12-17T11:13:00Z">
                <w:pPr>
                  <w:pStyle w:val="CaptionFigureandTable"/>
                </w:pPr>
              </w:pPrChange>
            </w:pPr>
            <w:ins w:id="731" w:author="煜锐 黄" w:date="2024-12-17T22:15:00Z" w16du:dateUtc="2024-12-17T14:15:00Z">
              <w:r w:rsidRPr="00DF05E7">
                <w:rPr>
                  <w:rFonts w:hint="eastAsia"/>
                  <w:lang w:eastAsia="zh-CN"/>
                </w:rPr>
                <w:t>R</w:t>
              </w:r>
            </w:ins>
            <w:ins w:id="732" w:author="煜锐 黄" w:date="2024-12-17T19:06:00Z" w16du:dateUtc="2024-12-17T11:06:00Z">
              <w:r w:rsidR="00E6615B" w:rsidRPr="00DF05E7">
                <w:rPr>
                  <w:rPrChange w:id="733" w:author="煜锐 黄" w:date="2024-12-19T15:50:00Z" w16du:dateUtc="2024-12-19T07:50:00Z">
                    <w:rPr>
                      <w:color w:val="000000" w:themeColor="text1"/>
                      <w:kern w:val="24"/>
                      <w:sz w:val="36"/>
                      <w:szCs w:val="36"/>
                    </w:rPr>
                  </w:rPrChange>
                </w:rPr>
                <w:t>esearch</w:t>
              </w:r>
            </w:ins>
            <w:ins w:id="734" w:author="煜锐 黄" w:date="2024-12-17T22:17:00Z" w16du:dateUtc="2024-12-17T14:17:00Z">
              <w:r w:rsidR="003A6396" w:rsidRPr="00DF05E7">
                <w:rPr>
                  <w:rFonts w:hint="eastAsia"/>
                  <w:lang w:eastAsia="zh-CN"/>
                </w:rPr>
                <w:t>S</w:t>
              </w:r>
            </w:ins>
            <w:ins w:id="735" w:author="煜锐 黄" w:date="2024-12-17T19:06:00Z" w16du:dateUtc="2024-12-17T11:06:00Z">
              <w:r w:rsidR="00E6615B" w:rsidRPr="00DF05E7">
                <w:rPr>
                  <w:rPrChange w:id="736" w:author="煜锐 黄" w:date="2024-12-19T15:50:00Z" w16du:dateUtc="2024-12-19T07:50:00Z">
                    <w:rPr>
                      <w:color w:val="000000" w:themeColor="text1"/>
                      <w:kern w:val="24"/>
                      <w:sz w:val="36"/>
                      <w:szCs w:val="36"/>
                    </w:rPr>
                  </w:rPrChange>
                </w:rPr>
                <w:t>hare</w:t>
              </w:r>
            </w:ins>
          </w:p>
        </w:tc>
        <w:tc>
          <w:tcPr>
            <w:tcW w:w="1997" w:type="dxa"/>
            <w:tcPrChange w:id="737" w:author="煜锐 黄" w:date="2024-12-17T19:12:00Z" w16du:dateUtc="2024-12-17T11:12:00Z">
              <w:tcPr>
                <w:tcW w:w="2765" w:type="dxa"/>
                <w:gridSpan w:val="3"/>
              </w:tcPr>
            </w:tcPrChange>
          </w:tcPr>
          <w:p w14:paraId="33364634" w14:textId="6B5FC9AA" w:rsidR="00E6615B" w:rsidRPr="00386A3D" w:rsidRDefault="001B664C">
            <w:pPr>
              <w:pStyle w:val="CaptionFigureandTable"/>
              <w:jc w:val="center"/>
              <w:rPr>
                <w:ins w:id="738" w:author="煜锐 黄" w:date="2024-12-17T17:47:00Z" w16du:dateUtc="2024-12-17T09:47:00Z"/>
                <w:rFonts w:eastAsiaTheme="minorEastAsia"/>
                <w:lang w:val="en-US" w:eastAsia="zh-CN"/>
              </w:rPr>
              <w:pPrChange w:id="739" w:author="煜锐 黄" w:date="2024-12-17T19:13:00Z" w16du:dateUtc="2024-12-17T11:13:00Z">
                <w:pPr>
                  <w:pStyle w:val="CaptionFigureandTable"/>
                </w:pPr>
              </w:pPrChange>
            </w:pPr>
            <w:ins w:id="740" w:author="煜锐 黄" w:date="2024-12-19T08:12:00Z" w16du:dateUtc="2024-12-19T00:12:00Z">
              <w:r w:rsidRPr="00DF05E7">
                <w:rPr>
                  <w:rFonts w:eastAsiaTheme="minorEastAsia" w:hint="eastAsia"/>
                  <w:lang w:val="en-US" w:eastAsia="zh-CN"/>
                </w:rPr>
                <w:t>0.0452</w:t>
              </w:r>
            </w:ins>
            <w:ins w:id="741" w:author="煜锐 黄" w:date="2024-12-19T08:13:00Z" w16du:dateUtc="2024-12-19T00:13:00Z">
              <w:r w:rsidRPr="00DF05E7">
                <w:rPr>
                  <w:vertAlign w:val="superscript"/>
                </w:rPr>
                <w:t>***</w:t>
              </w:r>
            </w:ins>
          </w:p>
        </w:tc>
        <w:tc>
          <w:tcPr>
            <w:tcW w:w="1961" w:type="dxa"/>
            <w:tcPrChange w:id="742" w:author="煜锐 黄" w:date="2024-12-17T19:12:00Z" w16du:dateUtc="2024-12-17T11:12:00Z">
              <w:tcPr>
                <w:tcW w:w="2766" w:type="dxa"/>
                <w:gridSpan w:val="3"/>
              </w:tcPr>
            </w:tcPrChange>
          </w:tcPr>
          <w:p w14:paraId="44300817" w14:textId="6945461B" w:rsidR="00E6615B" w:rsidRPr="00386A3D" w:rsidRDefault="00E6615B">
            <w:pPr>
              <w:pStyle w:val="CaptionFigureandTable"/>
              <w:jc w:val="center"/>
              <w:rPr>
                <w:ins w:id="743" w:author="煜锐 黄" w:date="2024-12-17T17:47:00Z" w16du:dateUtc="2024-12-17T09:47:00Z"/>
                <w:rFonts w:eastAsiaTheme="minorEastAsia"/>
                <w:lang w:val="en-US" w:eastAsia="zh-CN"/>
              </w:rPr>
              <w:pPrChange w:id="744" w:author="煜锐 黄" w:date="2024-12-17T19:13:00Z" w16du:dateUtc="2024-12-17T11:13:00Z">
                <w:pPr>
                  <w:pStyle w:val="CaptionFigureandTable"/>
                </w:pPr>
              </w:pPrChange>
            </w:pPr>
            <w:ins w:id="745" w:author="煜锐 黄" w:date="2024-12-17T19:06:00Z" w16du:dateUtc="2024-12-17T11:06:00Z">
              <w:r w:rsidRPr="00DF05E7">
                <w:rPr>
                  <w:rPrChange w:id="746" w:author="煜锐 黄" w:date="2024-12-19T15:50:00Z" w16du:dateUtc="2024-12-19T07:50:00Z">
                    <w:rPr>
                      <w:color w:val="C00000"/>
                      <w:kern w:val="24"/>
                      <w:sz w:val="36"/>
                      <w:szCs w:val="36"/>
                    </w:rPr>
                  </w:rPrChange>
                </w:rPr>
                <w:t>0.000</w:t>
              </w:r>
            </w:ins>
          </w:p>
        </w:tc>
        <w:tc>
          <w:tcPr>
            <w:tcW w:w="1959" w:type="dxa"/>
            <w:tcPrChange w:id="747" w:author="煜锐 黄" w:date="2024-12-17T19:12:00Z" w16du:dateUtc="2024-12-17T11:12:00Z">
              <w:tcPr>
                <w:tcW w:w="2766" w:type="dxa"/>
                <w:gridSpan w:val="3"/>
              </w:tcPr>
            </w:tcPrChange>
          </w:tcPr>
          <w:p w14:paraId="1F927397" w14:textId="219F6542" w:rsidR="00E6615B" w:rsidRPr="00386A3D" w:rsidRDefault="00E6615B">
            <w:pPr>
              <w:pStyle w:val="CaptionFigureandTable"/>
              <w:jc w:val="center"/>
              <w:rPr>
                <w:ins w:id="748" w:author="煜锐 黄" w:date="2024-12-17T19:04:00Z" w16du:dateUtc="2024-12-17T11:04:00Z"/>
                <w:rFonts w:eastAsiaTheme="minorEastAsia"/>
                <w:lang w:val="en-US" w:eastAsia="zh-CN"/>
              </w:rPr>
              <w:pPrChange w:id="749" w:author="煜锐 黄" w:date="2024-12-17T19:13:00Z" w16du:dateUtc="2024-12-17T11:13:00Z">
                <w:pPr>
                  <w:pStyle w:val="CaptionFigureandTable"/>
                </w:pPr>
              </w:pPrChange>
            </w:pPr>
            <w:ins w:id="750" w:author="煜锐 黄" w:date="2024-12-17T19:06:00Z" w16du:dateUtc="2024-12-17T11:06:00Z">
              <w:r w:rsidRPr="00DF05E7">
                <w:rPr>
                  <w:rPrChange w:id="751" w:author="煜锐 黄" w:date="2024-12-19T15:50:00Z" w16du:dateUtc="2024-12-19T07:50:00Z">
                    <w:rPr>
                      <w:color w:val="000000" w:themeColor="text1"/>
                      <w:kern w:val="24"/>
                      <w:sz w:val="36"/>
                      <w:szCs w:val="36"/>
                    </w:rPr>
                  </w:rPrChange>
                </w:rPr>
                <w:t>0.100</w:t>
              </w:r>
            </w:ins>
          </w:p>
        </w:tc>
      </w:tr>
      <w:tr w:rsidR="00E6615B" w14:paraId="757EA92D" w14:textId="77777777" w:rsidTr="00CA69C5">
        <w:trPr>
          <w:jc w:val="right"/>
          <w:ins w:id="752" w:author="煜锐 黄" w:date="2024-12-17T19:06:00Z"/>
          <w:trPrChange w:id="753" w:author="煜锐 黄" w:date="2024-12-17T19:12:00Z" w16du:dateUtc="2024-12-17T11:12:00Z">
            <w:trPr>
              <w:gridAfter w:val="0"/>
            </w:trPr>
          </w:trPrChange>
        </w:trPr>
        <w:tc>
          <w:tcPr>
            <w:tcW w:w="2569" w:type="dxa"/>
            <w:tcPrChange w:id="754" w:author="煜锐 黄" w:date="2024-12-17T19:12:00Z" w16du:dateUtc="2024-12-17T11:12:00Z">
              <w:tcPr>
                <w:tcW w:w="2076" w:type="dxa"/>
              </w:tcPr>
            </w:tcPrChange>
          </w:tcPr>
          <w:p w14:paraId="1C3B6AFC" w14:textId="2B27E1B0" w:rsidR="00E6615B" w:rsidRPr="00386A3D" w:rsidRDefault="00225416">
            <w:pPr>
              <w:pStyle w:val="CaptionFigureandTable"/>
              <w:jc w:val="center"/>
              <w:rPr>
                <w:ins w:id="755" w:author="煜锐 黄" w:date="2024-12-17T19:06:00Z" w16du:dateUtc="2024-12-17T11:06:00Z"/>
                <w:rFonts w:eastAsiaTheme="minorEastAsia"/>
                <w:lang w:val="en-US" w:eastAsia="zh-CN"/>
              </w:rPr>
              <w:pPrChange w:id="756" w:author="煜锐 黄" w:date="2024-12-17T19:13:00Z" w16du:dateUtc="2024-12-17T11:13:00Z">
                <w:pPr>
                  <w:pStyle w:val="CaptionFigureandTable"/>
                </w:pPr>
              </w:pPrChange>
            </w:pPr>
            <w:ins w:id="757" w:author="煜锐 黄" w:date="2024-12-17T22:16:00Z" w16du:dateUtc="2024-12-17T14:16:00Z">
              <w:r w:rsidRPr="00DF05E7">
                <w:rPr>
                  <w:rFonts w:hint="eastAsia"/>
                  <w:lang w:eastAsia="zh-CN"/>
                </w:rPr>
                <w:t>A</w:t>
              </w:r>
            </w:ins>
            <w:ins w:id="758" w:author="煜锐 黄" w:date="2024-12-17T19:06:00Z" w16du:dateUtc="2024-12-17T11:06:00Z">
              <w:r w:rsidR="00E6615B" w:rsidRPr="00DF05E7">
                <w:rPr>
                  <w:rPrChange w:id="759" w:author="煜锐 黄" w:date="2024-12-19T15:50:00Z" w16du:dateUtc="2024-12-19T07:50:00Z">
                    <w:rPr>
                      <w:color w:val="000000" w:themeColor="text1"/>
                      <w:kern w:val="24"/>
                      <w:sz w:val="36"/>
                      <w:szCs w:val="36"/>
                    </w:rPr>
                  </w:rPrChange>
                </w:rPr>
                <w:t>vepaper</w:t>
              </w:r>
            </w:ins>
          </w:p>
        </w:tc>
        <w:tc>
          <w:tcPr>
            <w:tcW w:w="1997" w:type="dxa"/>
            <w:tcPrChange w:id="760" w:author="煜锐 黄" w:date="2024-12-17T19:12:00Z" w16du:dateUtc="2024-12-17T11:12:00Z">
              <w:tcPr>
                <w:tcW w:w="2076" w:type="dxa"/>
                <w:gridSpan w:val="3"/>
              </w:tcPr>
            </w:tcPrChange>
          </w:tcPr>
          <w:p w14:paraId="2E840AEF" w14:textId="1076BAB0" w:rsidR="00E6615B" w:rsidRPr="00386A3D" w:rsidRDefault="001B664C">
            <w:pPr>
              <w:pStyle w:val="CaptionFigureandTable"/>
              <w:jc w:val="center"/>
              <w:rPr>
                <w:ins w:id="761" w:author="煜锐 黄" w:date="2024-12-17T19:06:00Z" w16du:dateUtc="2024-12-17T11:06:00Z"/>
                <w:rFonts w:eastAsiaTheme="minorEastAsia"/>
                <w:lang w:val="en-US" w:eastAsia="zh-CN"/>
              </w:rPr>
              <w:pPrChange w:id="762" w:author="煜锐 黄" w:date="2024-12-17T19:13:00Z" w16du:dateUtc="2024-12-17T11:13:00Z">
                <w:pPr>
                  <w:pStyle w:val="CaptionFigureandTable"/>
                </w:pPr>
              </w:pPrChange>
            </w:pPr>
            <w:ins w:id="763" w:author="煜锐 黄" w:date="2024-12-19T08:12:00Z" w16du:dateUtc="2024-12-19T00:12:00Z">
              <w:r w:rsidRPr="00DF05E7">
                <w:rPr>
                  <w:rFonts w:eastAsiaTheme="minorEastAsia" w:hint="eastAsia"/>
                  <w:lang w:val="en-US" w:eastAsia="zh-CN"/>
                </w:rPr>
                <w:t>0.0311</w:t>
              </w:r>
            </w:ins>
            <w:ins w:id="764" w:author="煜锐 黄" w:date="2024-12-19T08:13:00Z" w16du:dateUtc="2024-12-19T00:13:00Z">
              <w:r w:rsidRPr="00DF05E7">
                <w:rPr>
                  <w:vertAlign w:val="superscript"/>
                </w:rPr>
                <w:t>***</w:t>
              </w:r>
            </w:ins>
          </w:p>
        </w:tc>
        <w:tc>
          <w:tcPr>
            <w:tcW w:w="1961" w:type="dxa"/>
            <w:tcPrChange w:id="765" w:author="煜锐 黄" w:date="2024-12-17T19:12:00Z" w16du:dateUtc="2024-12-17T11:12:00Z">
              <w:tcPr>
                <w:tcW w:w="2077" w:type="dxa"/>
                <w:gridSpan w:val="3"/>
              </w:tcPr>
            </w:tcPrChange>
          </w:tcPr>
          <w:p w14:paraId="1AA42DF2" w14:textId="38832D7E" w:rsidR="00E6615B" w:rsidRPr="00386A3D" w:rsidRDefault="00E6615B">
            <w:pPr>
              <w:pStyle w:val="CaptionFigureandTable"/>
              <w:jc w:val="center"/>
              <w:rPr>
                <w:ins w:id="766" w:author="煜锐 黄" w:date="2024-12-17T19:06:00Z" w16du:dateUtc="2024-12-17T11:06:00Z"/>
                <w:rFonts w:eastAsiaTheme="minorEastAsia"/>
                <w:lang w:val="en-US" w:eastAsia="zh-CN"/>
              </w:rPr>
              <w:pPrChange w:id="767" w:author="煜锐 黄" w:date="2024-12-17T19:13:00Z" w16du:dateUtc="2024-12-17T11:13:00Z">
                <w:pPr>
                  <w:pStyle w:val="CaptionFigureandTable"/>
                </w:pPr>
              </w:pPrChange>
            </w:pPr>
            <w:ins w:id="768" w:author="煜锐 黄" w:date="2024-12-17T19:06:00Z" w16du:dateUtc="2024-12-17T11:06:00Z">
              <w:r w:rsidRPr="00DF05E7">
                <w:rPr>
                  <w:rPrChange w:id="769" w:author="煜锐 黄" w:date="2024-12-19T15:50:00Z" w16du:dateUtc="2024-12-19T07:50:00Z">
                    <w:rPr>
                      <w:color w:val="C00000"/>
                      <w:kern w:val="24"/>
                      <w:sz w:val="36"/>
                      <w:szCs w:val="36"/>
                    </w:rPr>
                  </w:rPrChange>
                </w:rPr>
                <w:t>0.000</w:t>
              </w:r>
            </w:ins>
          </w:p>
        </w:tc>
        <w:tc>
          <w:tcPr>
            <w:tcW w:w="1959" w:type="dxa"/>
            <w:tcPrChange w:id="770" w:author="煜锐 黄" w:date="2024-12-17T19:12:00Z" w16du:dateUtc="2024-12-17T11:12:00Z">
              <w:tcPr>
                <w:tcW w:w="2077" w:type="dxa"/>
                <w:gridSpan w:val="3"/>
              </w:tcPr>
            </w:tcPrChange>
          </w:tcPr>
          <w:p w14:paraId="27835C74" w14:textId="1B7516F0" w:rsidR="00E6615B" w:rsidRPr="00386A3D" w:rsidRDefault="00E6615B">
            <w:pPr>
              <w:pStyle w:val="CaptionFigureandTable"/>
              <w:jc w:val="center"/>
              <w:rPr>
                <w:ins w:id="771" w:author="煜锐 黄" w:date="2024-12-17T19:06:00Z" w16du:dateUtc="2024-12-17T11:06:00Z"/>
                <w:rFonts w:eastAsiaTheme="minorEastAsia"/>
                <w:lang w:val="en-US" w:eastAsia="zh-CN"/>
              </w:rPr>
              <w:pPrChange w:id="772" w:author="煜锐 黄" w:date="2024-12-17T19:13:00Z" w16du:dateUtc="2024-12-17T11:13:00Z">
                <w:pPr>
                  <w:pStyle w:val="CaptionFigureandTable"/>
                </w:pPr>
              </w:pPrChange>
            </w:pPr>
            <w:ins w:id="773" w:author="煜锐 黄" w:date="2024-12-17T19:06:00Z" w16du:dateUtc="2024-12-17T11:06:00Z">
              <w:r w:rsidRPr="00DF05E7">
                <w:rPr>
                  <w:rPrChange w:id="774" w:author="煜锐 黄" w:date="2024-12-19T15:50:00Z" w16du:dateUtc="2024-12-19T07:50:00Z">
                    <w:rPr>
                      <w:color w:val="000000" w:themeColor="text1"/>
                      <w:kern w:val="24"/>
                      <w:sz w:val="36"/>
                      <w:szCs w:val="36"/>
                    </w:rPr>
                  </w:rPrChange>
                </w:rPr>
                <w:t>0.065</w:t>
              </w:r>
            </w:ins>
          </w:p>
        </w:tc>
      </w:tr>
      <w:tr w:rsidR="00E6615B" w14:paraId="1B909B4A" w14:textId="77777777" w:rsidTr="00CA69C5">
        <w:trPr>
          <w:jc w:val="right"/>
          <w:ins w:id="775" w:author="煜锐 黄" w:date="2024-12-17T19:06:00Z"/>
          <w:trPrChange w:id="776" w:author="煜锐 黄" w:date="2024-12-17T19:12:00Z" w16du:dateUtc="2024-12-17T11:12:00Z">
            <w:trPr>
              <w:gridAfter w:val="0"/>
            </w:trPr>
          </w:trPrChange>
        </w:trPr>
        <w:tc>
          <w:tcPr>
            <w:tcW w:w="2569" w:type="dxa"/>
            <w:tcPrChange w:id="777" w:author="煜锐 黄" w:date="2024-12-17T19:12:00Z" w16du:dateUtc="2024-12-17T11:12:00Z">
              <w:tcPr>
                <w:tcW w:w="2076" w:type="dxa"/>
              </w:tcPr>
            </w:tcPrChange>
          </w:tcPr>
          <w:p w14:paraId="172D17CA" w14:textId="5D2E5C93" w:rsidR="00E6615B" w:rsidRPr="00386A3D" w:rsidRDefault="00E6615B">
            <w:pPr>
              <w:pStyle w:val="CaptionFigureandTable"/>
              <w:jc w:val="center"/>
              <w:rPr>
                <w:ins w:id="778" w:author="煜锐 黄" w:date="2024-12-17T19:06:00Z" w16du:dateUtc="2024-12-17T11:06:00Z"/>
                <w:rFonts w:eastAsiaTheme="minorEastAsia"/>
                <w:lang w:val="en-US" w:eastAsia="zh-CN"/>
              </w:rPr>
              <w:pPrChange w:id="779" w:author="煜锐 黄" w:date="2024-12-17T19:13:00Z" w16du:dateUtc="2024-12-17T11:13:00Z">
                <w:pPr>
                  <w:pStyle w:val="CaptionFigureandTable"/>
                </w:pPr>
              </w:pPrChange>
            </w:pPr>
            <w:ins w:id="780" w:author="煜锐 黄" w:date="2024-12-17T19:18:00Z" w16du:dateUtc="2024-12-17T11:18:00Z">
              <w:r w:rsidRPr="00DF05E7">
                <w:rPr>
                  <w:rFonts w:eastAsiaTheme="minorEastAsia"/>
                  <w:lang w:val="en-US" w:eastAsia="zh-CN"/>
                </w:rPr>
                <w:t>hdi</w:t>
              </w:r>
            </w:ins>
          </w:p>
        </w:tc>
        <w:tc>
          <w:tcPr>
            <w:tcW w:w="1997" w:type="dxa"/>
            <w:tcPrChange w:id="781" w:author="煜锐 黄" w:date="2024-12-17T19:12:00Z" w16du:dateUtc="2024-12-17T11:12:00Z">
              <w:tcPr>
                <w:tcW w:w="2076" w:type="dxa"/>
                <w:gridSpan w:val="3"/>
              </w:tcPr>
            </w:tcPrChange>
          </w:tcPr>
          <w:p w14:paraId="37F65E59" w14:textId="59DFE75D" w:rsidR="00E6615B" w:rsidRPr="00386A3D" w:rsidRDefault="001B664C">
            <w:pPr>
              <w:pStyle w:val="CaptionFigureandTable"/>
              <w:jc w:val="center"/>
              <w:rPr>
                <w:ins w:id="782" w:author="煜锐 黄" w:date="2024-12-17T19:06:00Z" w16du:dateUtc="2024-12-17T11:06:00Z"/>
                <w:rFonts w:eastAsiaTheme="minorEastAsia"/>
                <w:lang w:val="en-US" w:eastAsia="zh-CN"/>
              </w:rPr>
              <w:pPrChange w:id="783" w:author="煜锐 黄" w:date="2024-12-17T19:13:00Z" w16du:dateUtc="2024-12-17T11:13:00Z">
                <w:pPr>
                  <w:pStyle w:val="CaptionFigureandTable"/>
                </w:pPr>
              </w:pPrChange>
            </w:pPr>
            <w:ins w:id="784" w:author="煜锐 黄" w:date="2024-12-19T08:12:00Z" w16du:dateUtc="2024-12-19T00:12:00Z">
              <w:r w:rsidRPr="00DF05E7">
                <w:rPr>
                  <w:rFonts w:eastAsiaTheme="minorEastAsia" w:hint="eastAsia"/>
                  <w:lang w:val="en-US" w:eastAsia="zh-CN"/>
                </w:rPr>
                <w:t>0.1467</w:t>
              </w:r>
            </w:ins>
            <w:ins w:id="785" w:author="煜锐 黄" w:date="2024-12-19T08:13:00Z" w16du:dateUtc="2024-12-19T00:13:00Z">
              <w:r w:rsidRPr="00DF05E7">
                <w:rPr>
                  <w:vertAlign w:val="superscript"/>
                </w:rPr>
                <w:t>**</w:t>
              </w:r>
            </w:ins>
          </w:p>
        </w:tc>
        <w:tc>
          <w:tcPr>
            <w:tcW w:w="1961" w:type="dxa"/>
            <w:tcPrChange w:id="786" w:author="煜锐 黄" w:date="2024-12-17T19:12:00Z" w16du:dateUtc="2024-12-17T11:12:00Z">
              <w:tcPr>
                <w:tcW w:w="2077" w:type="dxa"/>
                <w:gridSpan w:val="3"/>
              </w:tcPr>
            </w:tcPrChange>
          </w:tcPr>
          <w:p w14:paraId="018E5E7E" w14:textId="2C7CC98F" w:rsidR="00E6615B" w:rsidRPr="00386A3D" w:rsidRDefault="00E6615B">
            <w:pPr>
              <w:pStyle w:val="CaptionFigureandTable"/>
              <w:jc w:val="center"/>
              <w:rPr>
                <w:ins w:id="787" w:author="煜锐 黄" w:date="2024-12-17T19:06:00Z" w16du:dateUtc="2024-12-17T11:06:00Z"/>
                <w:rFonts w:eastAsiaTheme="minorEastAsia"/>
                <w:lang w:val="en-US" w:eastAsia="zh-CN"/>
              </w:rPr>
              <w:pPrChange w:id="788" w:author="煜锐 黄" w:date="2024-12-17T19:13:00Z" w16du:dateUtc="2024-12-17T11:13:00Z">
                <w:pPr>
                  <w:pStyle w:val="CaptionFigureandTable"/>
                </w:pPr>
              </w:pPrChange>
            </w:pPr>
            <w:ins w:id="789" w:author="煜锐 黄" w:date="2024-12-17T19:18:00Z" w16du:dateUtc="2024-12-17T11:18:00Z">
              <w:r w:rsidRPr="00DF05E7">
                <w:rPr>
                  <w:rFonts w:eastAsiaTheme="minorEastAsia"/>
                  <w:lang w:val="en-US" w:eastAsia="zh-CN"/>
                </w:rPr>
                <w:t>0.005</w:t>
              </w:r>
            </w:ins>
          </w:p>
        </w:tc>
        <w:tc>
          <w:tcPr>
            <w:tcW w:w="1959" w:type="dxa"/>
            <w:tcPrChange w:id="790" w:author="煜锐 黄" w:date="2024-12-17T19:12:00Z" w16du:dateUtc="2024-12-17T11:12:00Z">
              <w:tcPr>
                <w:tcW w:w="2077" w:type="dxa"/>
                <w:gridSpan w:val="3"/>
              </w:tcPr>
            </w:tcPrChange>
          </w:tcPr>
          <w:p w14:paraId="4DCBB94D" w14:textId="4A4D32B7" w:rsidR="00E6615B" w:rsidRPr="00386A3D" w:rsidRDefault="00E6615B">
            <w:pPr>
              <w:pStyle w:val="CaptionFigureandTable"/>
              <w:jc w:val="center"/>
              <w:rPr>
                <w:ins w:id="791" w:author="煜锐 黄" w:date="2024-12-17T19:06:00Z" w16du:dateUtc="2024-12-17T11:06:00Z"/>
                <w:rFonts w:eastAsiaTheme="minorEastAsia"/>
                <w:lang w:val="en-US" w:eastAsia="zh-CN"/>
              </w:rPr>
              <w:pPrChange w:id="792" w:author="煜锐 黄" w:date="2024-12-17T19:13:00Z" w16du:dateUtc="2024-12-17T11:13:00Z">
                <w:pPr>
                  <w:pStyle w:val="CaptionFigureandTable"/>
                </w:pPr>
              </w:pPrChange>
            </w:pPr>
            <w:ins w:id="793" w:author="煜锐 黄" w:date="2024-12-17T19:18:00Z" w16du:dateUtc="2024-12-17T11:18:00Z">
              <w:r w:rsidRPr="00DF05E7">
                <w:rPr>
                  <w:rFonts w:eastAsiaTheme="minorEastAsia"/>
                  <w:lang w:val="en-US" w:eastAsia="zh-CN"/>
                </w:rPr>
                <w:t>0.037</w:t>
              </w:r>
            </w:ins>
          </w:p>
        </w:tc>
      </w:tr>
      <w:tr w:rsidR="00E6615B" w14:paraId="340EF6F3" w14:textId="77777777" w:rsidTr="00CA69C5">
        <w:trPr>
          <w:jc w:val="right"/>
          <w:ins w:id="794" w:author="煜锐 黄" w:date="2024-12-17T19:06:00Z"/>
          <w:trPrChange w:id="795" w:author="煜锐 黄" w:date="2024-12-17T19:12:00Z" w16du:dateUtc="2024-12-17T11:12:00Z">
            <w:trPr>
              <w:gridAfter w:val="0"/>
            </w:trPr>
          </w:trPrChange>
        </w:trPr>
        <w:tc>
          <w:tcPr>
            <w:tcW w:w="2569" w:type="dxa"/>
            <w:tcPrChange w:id="796" w:author="煜锐 黄" w:date="2024-12-17T19:12:00Z" w16du:dateUtc="2024-12-17T11:12:00Z">
              <w:tcPr>
                <w:tcW w:w="2076" w:type="dxa"/>
              </w:tcPr>
            </w:tcPrChange>
          </w:tcPr>
          <w:p w14:paraId="430AD1B4" w14:textId="7CC01514" w:rsidR="00E6615B" w:rsidRPr="00386A3D" w:rsidRDefault="00E6017A">
            <w:pPr>
              <w:pStyle w:val="CaptionFigureandTable"/>
              <w:jc w:val="center"/>
              <w:rPr>
                <w:ins w:id="797" w:author="煜锐 黄" w:date="2024-12-17T19:06:00Z" w16du:dateUtc="2024-12-17T11:06:00Z"/>
                <w:rFonts w:eastAsiaTheme="minorEastAsia"/>
                <w:lang w:val="en-US" w:eastAsia="zh-CN"/>
              </w:rPr>
              <w:pPrChange w:id="798" w:author="煜锐 黄" w:date="2024-12-17T19:13:00Z" w16du:dateUtc="2024-12-17T11:13:00Z">
                <w:pPr>
                  <w:pStyle w:val="CaptionFigureandTable"/>
                </w:pPr>
              </w:pPrChange>
            </w:pPr>
            <w:ins w:id="799" w:author="煜锐 黄" w:date="2024-12-17T22:17:00Z" w16du:dateUtc="2024-12-17T14:17:00Z">
              <w:r w:rsidRPr="00DF05E7">
                <w:rPr>
                  <w:rFonts w:hint="eastAsia"/>
                  <w:lang w:eastAsia="zh-CN"/>
                </w:rPr>
                <w:t>A</w:t>
              </w:r>
            </w:ins>
            <w:ins w:id="800" w:author="煜锐 黄" w:date="2024-12-17T19:06:00Z" w16du:dateUtc="2024-12-17T11:06:00Z">
              <w:r w:rsidR="00E6615B" w:rsidRPr="00DF05E7">
                <w:rPr>
                  <w:rPrChange w:id="801" w:author="煜锐 黄" w:date="2024-12-19T15:50:00Z" w16du:dateUtc="2024-12-19T07:50:00Z">
                    <w:rPr>
                      <w:color w:val="000000" w:themeColor="text1"/>
                      <w:kern w:val="24"/>
                      <w:sz w:val="36"/>
                      <w:szCs w:val="36"/>
                    </w:rPr>
                  </w:rPrChange>
                </w:rPr>
                <w:t>verageLearning</w:t>
              </w:r>
            </w:ins>
          </w:p>
        </w:tc>
        <w:tc>
          <w:tcPr>
            <w:tcW w:w="1997" w:type="dxa"/>
            <w:tcPrChange w:id="802" w:author="煜锐 黄" w:date="2024-12-17T19:12:00Z" w16du:dateUtc="2024-12-17T11:12:00Z">
              <w:tcPr>
                <w:tcW w:w="2076" w:type="dxa"/>
                <w:gridSpan w:val="3"/>
              </w:tcPr>
            </w:tcPrChange>
          </w:tcPr>
          <w:p w14:paraId="111BC6E7" w14:textId="34525562" w:rsidR="00E6615B" w:rsidRPr="00386A3D" w:rsidRDefault="00E6615B">
            <w:pPr>
              <w:pStyle w:val="CaptionFigureandTable"/>
              <w:jc w:val="center"/>
              <w:rPr>
                <w:ins w:id="803" w:author="煜锐 黄" w:date="2024-12-17T19:06:00Z" w16du:dateUtc="2024-12-17T11:06:00Z"/>
                <w:rFonts w:eastAsiaTheme="minorEastAsia"/>
                <w:lang w:val="en-US" w:eastAsia="zh-CN"/>
              </w:rPr>
              <w:pPrChange w:id="804" w:author="煜锐 黄" w:date="2024-12-17T19:13:00Z" w16du:dateUtc="2024-12-17T11:13:00Z">
                <w:pPr>
                  <w:pStyle w:val="CaptionFigureandTable"/>
                </w:pPr>
              </w:pPrChange>
            </w:pPr>
            <w:ins w:id="805" w:author="煜锐 黄" w:date="2024-12-17T19:06:00Z" w16du:dateUtc="2024-12-17T11:06:00Z">
              <w:r w:rsidRPr="00DF05E7">
                <w:rPr>
                  <w:rPrChange w:id="806" w:author="煜锐 黄" w:date="2024-12-19T15:50:00Z" w16du:dateUtc="2024-12-19T07:50:00Z">
                    <w:rPr>
                      <w:color w:val="000000" w:themeColor="text1"/>
                      <w:kern w:val="24"/>
                      <w:sz w:val="36"/>
                      <w:szCs w:val="36"/>
                    </w:rPr>
                  </w:rPrChange>
                </w:rPr>
                <w:t>0.0086</w:t>
              </w:r>
            </w:ins>
            <w:ins w:id="807" w:author="煜锐 黄" w:date="2024-12-19T08:13:00Z" w16du:dateUtc="2024-12-19T00:13:00Z">
              <w:r w:rsidR="001B664C" w:rsidRPr="00DF05E7">
                <w:rPr>
                  <w:vertAlign w:val="superscript"/>
                </w:rPr>
                <w:t>*</w:t>
              </w:r>
            </w:ins>
          </w:p>
        </w:tc>
        <w:tc>
          <w:tcPr>
            <w:tcW w:w="1961" w:type="dxa"/>
            <w:tcPrChange w:id="808" w:author="煜锐 黄" w:date="2024-12-17T19:12:00Z" w16du:dateUtc="2024-12-17T11:12:00Z">
              <w:tcPr>
                <w:tcW w:w="2077" w:type="dxa"/>
                <w:gridSpan w:val="3"/>
              </w:tcPr>
            </w:tcPrChange>
          </w:tcPr>
          <w:p w14:paraId="71AA3D98" w14:textId="464D41E7" w:rsidR="00E6615B" w:rsidRPr="00386A3D" w:rsidRDefault="00E6615B">
            <w:pPr>
              <w:pStyle w:val="CaptionFigureandTable"/>
              <w:jc w:val="center"/>
              <w:rPr>
                <w:ins w:id="809" w:author="煜锐 黄" w:date="2024-12-17T19:06:00Z" w16du:dateUtc="2024-12-17T11:06:00Z"/>
                <w:rFonts w:eastAsiaTheme="minorEastAsia"/>
                <w:lang w:val="en-US" w:eastAsia="zh-CN"/>
              </w:rPr>
              <w:pPrChange w:id="810" w:author="煜锐 黄" w:date="2024-12-17T19:13:00Z" w16du:dateUtc="2024-12-17T11:13:00Z">
                <w:pPr>
                  <w:pStyle w:val="CaptionFigureandTable"/>
                </w:pPr>
              </w:pPrChange>
            </w:pPr>
            <w:ins w:id="811" w:author="煜锐 黄" w:date="2024-12-17T19:06:00Z" w16du:dateUtc="2024-12-17T11:06:00Z">
              <w:r w:rsidRPr="00DF05E7">
                <w:rPr>
                  <w:rPrChange w:id="812" w:author="煜锐 黄" w:date="2024-12-19T15:50:00Z" w16du:dateUtc="2024-12-19T07:50:00Z">
                    <w:rPr>
                      <w:color w:val="000000" w:themeColor="text1"/>
                      <w:kern w:val="24"/>
                      <w:sz w:val="36"/>
                      <w:szCs w:val="36"/>
                    </w:rPr>
                  </w:rPrChange>
                </w:rPr>
                <w:t>0.016</w:t>
              </w:r>
            </w:ins>
          </w:p>
        </w:tc>
        <w:tc>
          <w:tcPr>
            <w:tcW w:w="1959" w:type="dxa"/>
            <w:tcPrChange w:id="813" w:author="煜锐 黄" w:date="2024-12-17T19:12:00Z" w16du:dateUtc="2024-12-17T11:12:00Z">
              <w:tcPr>
                <w:tcW w:w="2077" w:type="dxa"/>
                <w:gridSpan w:val="3"/>
              </w:tcPr>
            </w:tcPrChange>
          </w:tcPr>
          <w:p w14:paraId="2B09DA78" w14:textId="1CE606E6" w:rsidR="00E6615B" w:rsidRPr="00386A3D" w:rsidRDefault="00E6615B">
            <w:pPr>
              <w:pStyle w:val="CaptionFigureandTable"/>
              <w:jc w:val="center"/>
              <w:rPr>
                <w:ins w:id="814" w:author="煜锐 黄" w:date="2024-12-17T19:06:00Z" w16du:dateUtc="2024-12-17T11:06:00Z"/>
                <w:rFonts w:eastAsiaTheme="minorEastAsia"/>
                <w:lang w:val="en-US" w:eastAsia="zh-CN"/>
              </w:rPr>
              <w:pPrChange w:id="815" w:author="煜锐 黄" w:date="2024-12-17T19:13:00Z" w16du:dateUtc="2024-12-17T11:13:00Z">
                <w:pPr>
                  <w:pStyle w:val="CaptionFigureandTable"/>
                </w:pPr>
              </w:pPrChange>
            </w:pPr>
            <w:ins w:id="816" w:author="煜锐 黄" w:date="2024-12-17T19:06:00Z" w16du:dateUtc="2024-12-17T11:06:00Z">
              <w:r w:rsidRPr="00DF05E7">
                <w:rPr>
                  <w:rPrChange w:id="817" w:author="煜锐 黄" w:date="2024-12-19T15:50:00Z" w16du:dateUtc="2024-12-19T07:50:00Z">
                    <w:rPr>
                      <w:color w:val="000000" w:themeColor="text1"/>
                      <w:kern w:val="24"/>
                      <w:sz w:val="36"/>
                      <w:szCs w:val="36"/>
                    </w:rPr>
                  </w:rPrChange>
                </w:rPr>
                <w:t>0.030</w:t>
              </w:r>
            </w:ins>
          </w:p>
        </w:tc>
      </w:tr>
      <w:tr w:rsidR="00E6615B" w14:paraId="1D4BDB5A" w14:textId="77777777" w:rsidTr="001B664C">
        <w:trPr>
          <w:jc w:val="right"/>
          <w:ins w:id="818" w:author="煜锐 黄" w:date="2024-12-17T19:06:00Z"/>
          <w:trPrChange w:id="819" w:author="煜锐 黄" w:date="2024-12-19T08:11:00Z" w16du:dateUtc="2024-12-19T00:11:00Z">
            <w:trPr>
              <w:gridAfter w:val="0"/>
            </w:trPr>
          </w:trPrChange>
        </w:trPr>
        <w:tc>
          <w:tcPr>
            <w:tcW w:w="2569" w:type="dxa"/>
            <w:tcBorders>
              <w:bottom w:val="single" w:sz="4" w:space="0" w:color="auto"/>
            </w:tcBorders>
            <w:tcPrChange w:id="820" w:author="煜锐 黄" w:date="2024-12-19T08:11:00Z" w16du:dateUtc="2024-12-19T00:11:00Z">
              <w:tcPr>
                <w:tcW w:w="2076" w:type="dxa"/>
              </w:tcPr>
            </w:tcPrChange>
          </w:tcPr>
          <w:p w14:paraId="3D249B73" w14:textId="519FCDD5" w:rsidR="00E6615B" w:rsidRPr="00386A3D" w:rsidRDefault="003A6396">
            <w:pPr>
              <w:pStyle w:val="CaptionFigureandTable"/>
              <w:jc w:val="center"/>
              <w:rPr>
                <w:ins w:id="821" w:author="煜锐 黄" w:date="2024-12-17T19:06:00Z" w16du:dateUtc="2024-12-17T11:06:00Z"/>
                <w:rFonts w:eastAsiaTheme="minorEastAsia"/>
                <w:lang w:val="en-US" w:eastAsia="zh-CN"/>
              </w:rPr>
              <w:pPrChange w:id="822" w:author="煜锐 黄" w:date="2024-12-17T19:13:00Z" w16du:dateUtc="2024-12-17T11:13:00Z">
                <w:pPr>
                  <w:pStyle w:val="CaptionFigureandTable"/>
                </w:pPr>
              </w:pPrChange>
            </w:pPr>
            <w:ins w:id="823" w:author="煜锐 黄" w:date="2024-12-17T22:17:00Z" w16du:dateUtc="2024-12-17T14:17:00Z">
              <w:r w:rsidRPr="00DF05E7">
                <w:rPr>
                  <w:rFonts w:hint="eastAsia"/>
                  <w:lang w:eastAsia="zh-CN"/>
                </w:rPr>
                <w:t>L</w:t>
              </w:r>
            </w:ins>
            <w:ins w:id="824" w:author="煜锐 黄" w:date="2024-12-17T19:06:00Z" w16du:dateUtc="2024-12-17T11:06:00Z">
              <w:r w:rsidR="00E6615B" w:rsidRPr="00DF05E7">
                <w:rPr>
                  <w:rPrChange w:id="825" w:author="煜锐 黄" w:date="2024-12-19T15:50:00Z" w16du:dateUtc="2024-12-19T07:50:00Z">
                    <w:rPr>
                      <w:color w:val="000000" w:themeColor="text1"/>
                      <w:kern w:val="24"/>
                      <w:sz w:val="36"/>
                      <w:szCs w:val="36"/>
                    </w:rPr>
                  </w:rPrChange>
                </w:rPr>
                <w:t>ifeExp</w:t>
              </w:r>
            </w:ins>
          </w:p>
        </w:tc>
        <w:tc>
          <w:tcPr>
            <w:tcW w:w="1997" w:type="dxa"/>
            <w:tcBorders>
              <w:bottom w:val="single" w:sz="4" w:space="0" w:color="auto"/>
            </w:tcBorders>
            <w:tcPrChange w:id="826" w:author="煜锐 黄" w:date="2024-12-19T08:11:00Z" w16du:dateUtc="2024-12-19T00:11:00Z">
              <w:tcPr>
                <w:tcW w:w="2076" w:type="dxa"/>
                <w:gridSpan w:val="3"/>
              </w:tcPr>
            </w:tcPrChange>
          </w:tcPr>
          <w:p w14:paraId="406C5615" w14:textId="5D557F67" w:rsidR="00E6615B" w:rsidRPr="00386A3D" w:rsidRDefault="00E6615B">
            <w:pPr>
              <w:pStyle w:val="CaptionFigureandTable"/>
              <w:jc w:val="center"/>
              <w:rPr>
                <w:ins w:id="827" w:author="煜锐 黄" w:date="2024-12-17T19:06:00Z" w16du:dateUtc="2024-12-17T11:06:00Z"/>
                <w:rFonts w:eastAsiaTheme="minorEastAsia"/>
                <w:lang w:val="en-US" w:eastAsia="zh-CN"/>
              </w:rPr>
              <w:pPrChange w:id="828" w:author="煜锐 黄" w:date="2024-12-17T19:13:00Z" w16du:dateUtc="2024-12-17T11:13:00Z">
                <w:pPr>
                  <w:pStyle w:val="CaptionFigureandTable"/>
                </w:pPr>
              </w:pPrChange>
            </w:pPr>
            <w:ins w:id="829" w:author="煜锐 黄" w:date="2024-12-17T19:06:00Z" w16du:dateUtc="2024-12-17T11:06:00Z">
              <w:r w:rsidRPr="00DF05E7">
                <w:rPr>
                  <w:rPrChange w:id="830" w:author="煜锐 黄" w:date="2024-12-19T15:50:00Z" w16du:dateUtc="2024-12-19T07:50:00Z">
                    <w:rPr>
                      <w:color w:val="000000" w:themeColor="text1"/>
                      <w:kern w:val="24"/>
                      <w:sz w:val="36"/>
                      <w:szCs w:val="36"/>
                    </w:rPr>
                  </w:rPrChange>
                </w:rPr>
                <w:t>0.0020</w:t>
              </w:r>
            </w:ins>
            <w:ins w:id="831" w:author="煜锐 黄" w:date="2024-12-19T08:13:00Z" w16du:dateUtc="2024-12-19T00:13:00Z">
              <w:r w:rsidR="001B664C" w:rsidRPr="00DF05E7">
                <w:rPr>
                  <w:vertAlign w:val="superscript"/>
                </w:rPr>
                <w:t>*</w:t>
              </w:r>
            </w:ins>
          </w:p>
        </w:tc>
        <w:tc>
          <w:tcPr>
            <w:tcW w:w="1961" w:type="dxa"/>
            <w:tcBorders>
              <w:bottom w:val="single" w:sz="4" w:space="0" w:color="auto"/>
            </w:tcBorders>
            <w:tcPrChange w:id="832" w:author="煜锐 黄" w:date="2024-12-19T08:11:00Z" w16du:dateUtc="2024-12-19T00:11:00Z">
              <w:tcPr>
                <w:tcW w:w="2077" w:type="dxa"/>
                <w:gridSpan w:val="3"/>
              </w:tcPr>
            </w:tcPrChange>
          </w:tcPr>
          <w:p w14:paraId="172F2C2A" w14:textId="0EAE18F0" w:rsidR="00E6615B" w:rsidRPr="00386A3D" w:rsidRDefault="00E6615B">
            <w:pPr>
              <w:pStyle w:val="CaptionFigureandTable"/>
              <w:jc w:val="center"/>
              <w:rPr>
                <w:ins w:id="833" w:author="煜锐 黄" w:date="2024-12-17T19:06:00Z" w16du:dateUtc="2024-12-17T11:06:00Z"/>
                <w:rFonts w:eastAsiaTheme="minorEastAsia"/>
                <w:lang w:val="en-US" w:eastAsia="zh-CN"/>
              </w:rPr>
              <w:pPrChange w:id="834" w:author="煜锐 黄" w:date="2024-12-17T19:13:00Z" w16du:dateUtc="2024-12-17T11:13:00Z">
                <w:pPr>
                  <w:pStyle w:val="CaptionFigureandTable"/>
                </w:pPr>
              </w:pPrChange>
            </w:pPr>
            <w:ins w:id="835" w:author="煜锐 黄" w:date="2024-12-17T19:06:00Z" w16du:dateUtc="2024-12-17T11:06:00Z">
              <w:r w:rsidRPr="00DF05E7">
                <w:rPr>
                  <w:rPrChange w:id="836" w:author="煜锐 黄" w:date="2024-12-19T15:50:00Z" w16du:dateUtc="2024-12-19T07:50:00Z">
                    <w:rPr>
                      <w:color w:val="000000" w:themeColor="text1"/>
                      <w:kern w:val="24"/>
                      <w:sz w:val="36"/>
                      <w:szCs w:val="36"/>
                    </w:rPr>
                  </w:rPrChange>
                </w:rPr>
                <w:t>0.029</w:t>
              </w:r>
            </w:ins>
          </w:p>
        </w:tc>
        <w:tc>
          <w:tcPr>
            <w:tcW w:w="1959" w:type="dxa"/>
            <w:tcBorders>
              <w:bottom w:val="single" w:sz="4" w:space="0" w:color="auto"/>
            </w:tcBorders>
            <w:tcPrChange w:id="837" w:author="煜锐 黄" w:date="2024-12-19T08:11:00Z" w16du:dateUtc="2024-12-19T00:11:00Z">
              <w:tcPr>
                <w:tcW w:w="2077" w:type="dxa"/>
                <w:gridSpan w:val="3"/>
              </w:tcPr>
            </w:tcPrChange>
          </w:tcPr>
          <w:p w14:paraId="07BDF425" w14:textId="2989ABE5" w:rsidR="00E6615B" w:rsidRPr="00386A3D" w:rsidRDefault="00E6615B">
            <w:pPr>
              <w:pStyle w:val="CaptionFigureandTable"/>
              <w:jc w:val="center"/>
              <w:rPr>
                <w:ins w:id="838" w:author="煜锐 黄" w:date="2024-12-17T19:06:00Z" w16du:dateUtc="2024-12-17T11:06:00Z"/>
                <w:rFonts w:eastAsiaTheme="minorEastAsia"/>
                <w:lang w:val="en-US" w:eastAsia="zh-CN"/>
              </w:rPr>
              <w:pPrChange w:id="839" w:author="煜锐 黄" w:date="2024-12-17T19:13:00Z" w16du:dateUtc="2024-12-17T11:13:00Z">
                <w:pPr>
                  <w:pStyle w:val="CaptionFigureandTable"/>
                </w:pPr>
              </w:pPrChange>
            </w:pPr>
            <w:ins w:id="840" w:author="煜锐 黄" w:date="2024-12-17T19:06:00Z" w16du:dateUtc="2024-12-17T11:06:00Z">
              <w:r w:rsidRPr="00DF05E7">
                <w:rPr>
                  <w:rPrChange w:id="841" w:author="煜锐 黄" w:date="2024-12-19T15:50:00Z" w16du:dateUtc="2024-12-19T07:50:00Z">
                    <w:rPr>
                      <w:color w:val="000000" w:themeColor="text1"/>
                      <w:kern w:val="24"/>
                      <w:sz w:val="36"/>
                      <w:szCs w:val="36"/>
                    </w:rPr>
                  </w:rPrChange>
                </w:rPr>
                <w:t>0.018</w:t>
              </w:r>
            </w:ins>
          </w:p>
        </w:tc>
      </w:tr>
      <w:tr w:rsidR="001B664C" w14:paraId="01EB4265" w14:textId="77777777" w:rsidTr="00544069">
        <w:trPr>
          <w:jc w:val="right"/>
          <w:ins w:id="842" w:author="煜锐 黄" w:date="2024-12-19T08:10:00Z"/>
        </w:trPr>
        <w:tc>
          <w:tcPr>
            <w:tcW w:w="8486" w:type="dxa"/>
            <w:gridSpan w:val="4"/>
            <w:tcBorders>
              <w:top w:val="single" w:sz="4" w:space="0" w:color="auto"/>
              <w:bottom w:val="nil"/>
            </w:tcBorders>
          </w:tcPr>
          <w:p w14:paraId="74A1E56B" w14:textId="42C96FE8" w:rsidR="001B664C" w:rsidRPr="001C6810" w:rsidRDefault="001B664C">
            <w:pPr>
              <w:pStyle w:val="CaptionFigureandTable"/>
              <w:jc w:val="right"/>
              <w:rPr>
                <w:ins w:id="843" w:author="煜锐 黄" w:date="2024-12-19T08:10:00Z" w16du:dateUtc="2024-12-19T00:10:00Z"/>
                <w:sz w:val="22"/>
                <w:szCs w:val="22"/>
                <w:rPrChange w:id="844" w:author="煜锐 黄" w:date="2024-12-19T15:49:00Z" w16du:dateUtc="2024-12-19T07:49:00Z">
                  <w:rPr>
                    <w:ins w:id="845" w:author="煜锐 黄" w:date="2024-12-19T08:10:00Z" w16du:dateUtc="2024-12-19T00:10:00Z"/>
                  </w:rPr>
                </w:rPrChange>
              </w:rPr>
              <w:pPrChange w:id="846" w:author="煜锐 黄" w:date="2024-12-19T08:11:00Z" w16du:dateUtc="2024-12-19T00:11:00Z">
                <w:pPr>
                  <w:pStyle w:val="CaptionFigureandTable"/>
                  <w:jc w:val="center"/>
                </w:pPr>
              </w:pPrChange>
            </w:pPr>
            <w:ins w:id="847" w:author="煜锐 黄" w:date="2024-12-19T08:11:00Z" w16du:dateUtc="2024-12-19T00:11:00Z">
              <w:r w:rsidRPr="001C6810">
                <w:rPr>
                  <w:sz w:val="22"/>
                  <w:szCs w:val="22"/>
                  <w:rPrChange w:id="848" w:author="煜锐 黄" w:date="2024-12-19T15:49:00Z" w16du:dateUtc="2024-12-19T07:49:00Z">
                    <w:rPr/>
                  </w:rPrChange>
                </w:rPr>
                <w:tab/>
              </w:r>
              <w:r w:rsidRPr="001C6810">
                <w:rPr>
                  <w:sz w:val="22"/>
                  <w:szCs w:val="22"/>
                  <w:rPrChange w:id="849" w:author="煜锐 黄" w:date="2024-12-19T15:49:00Z" w16du:dateUtc="2024-12-19T07:49:00Z">
                    <w:rPr/>
                  </w:rPrChange>
                </w:rPr>
                <w:tab/>
              </w:r>
              <w:r w:rsidRPr="001C6810">
                <w:rPr>
                  <w:sz w:val="22"/>
                  <w:szCs w:val="22"/>
                  <w:rPrChange w:id="850" w:author="煜锐 黄" w:date="2024-12-19T15:49:00Z" w16du:dateUtc="2024-12-19T07:49:00Z">
                    <w:rPr/>
                  </w:rPrChange>
                </w:rPr>
                <w:tab/>
              </w:r>
              <w:r w:rsidRPr="001C6810">
                <w:rPr>
                  <w:sz w:val="22"/>
                  <w:szCs w:val="22"/>
                  <w:rPrChange w:id="851" w:author="煜锐 黄" w:date="2024-12-19T15:49:00Z" w16du:dateUtc="2024-12-19T07:49:00Z">
                    <w:rPr/>
                  </w:rPrChange>
                </w:rPr>
                <w:tab/>
                <w:t>*p&lt;0.05, **p&lt;0.01, ***p&lt;0.001</w:t>
              </w:r>
            </w:ins>
          </w:p>
        </w:tc>
      </w:tr>
    </w:tbl>
    <w:p w14:paraId="4AAFB165" w14:textId="2E09B9D8" w:rsidR="00957AD3" w:rsidRPr="00957AD3" w:rsidDel="008F1D68" w:rsidRDefault="00957AD3" w:rsidP="006138F1">
      <w:pPr>
        <w:pStyle w:val="CaptionFigureandTable"/>
        <w:rPr>
          <w:del w:id="852" w:author="煜锐 黄" w:date="2024-12-19T17:21:00Z" w16du:dateUtc="2024-12-19T09:21:00Z"/>
          <w:moveTo w:id="853" w:author="煜锐 黄" w:date="2024-12-17T15:53:00Z" w16du:dateUtc="2024-12-17T07:53:00Z"/>
        </w:rPr>
      </w:pPr>
    </w:p>
    <w:moveToRangeEnd w:id="538"/>
    <w:p w14:paraId="4AEC7528" w14:textId="77777777" w:rsidR="006138F1" w:rsidRPr="006138F1" w:rsidRDefault="006138F1" w:rsidP="00C42924">
      <w:pPr>
        <w:pStyle w:val="CaptionFigureandTable"/>
        <w:rPr>
          <w:b/>
          <w:rPrChange w:id="854" w:author="煜锐 黄" w:date="2024-12-17T15:53:00Z" w16du:dateUtc="2024-12-17T07:53:00Z">
            <w:rPr>
              <w:rFonts w:eastAsia="Times New Roman"/>
              <w:b/>
            </w:rPr>
          </w:rPrChange>
        </w:rPr>
      </w:pPr>
    </w:p>
    <w:p w14:paraId="2BC2D4BA" w14:textId="77777777" w:rsidR="00C42924" w:rsidRDefault="00C42924" w:rsidP="00C42924">
      <w:pPr>
        <w:pStyle w:val="CaptionFigureandTable"/>
        <w:rPr>
          <w:rFonts w:eastAsia="Times New Roman"/>
          <w:b/>
        </w:rPr>
      </w:pPr>
      <w:r>
        <w:rPr>
          <w:rFonts w:eastAsia="Times New Roman"/>
          <w:b/>
        </w:rPr>
        <w:t>Mobility propensity across different scales</w:t>
      </w:r>
    </w:p>
    <w:p w14:paraId="25720836" w14:textId="54B34411" w:rsidR="00076494" w:rsidRDefault="00076494" w:rsidP="00076494">
      <w:pPr>
        <w:pStyle w:val="CaptionFigureandTable"/>
        <w:rPr>
          <w:ins w:id="855" w:author="煜锐 黄" w:date="2025-01-06T12:10:00Z" w16du:dateUtc="2025-01-06T04:10:00Z"/>
        </w:rPr>
      </w:pPr>
      <w:ins w:id="856" w:author="煜锐 黄" w:date="2025-01-06T12:10:00Z" w16du:dateUtc="2025-01-06T04:10:00Z">
        <w:r>
          <w:t xml:space="preserve">The graph illustrates the average transition probability of the SMART model across four geographical level distances (LD = 0, 1, 2, 3) for countries worldwide, covering the period from 1960–1964 to 2020–2024. Since this variable is normalized for each country at the four level distances, some countries may exhibit fewer than four level distances. This occurs when the number of scientists from these countries is small, and limited representation is due to a preference for domestic employment. As a result, the curves in the graph consistently show an upward trend across all levels. This trend </w:t>
        </w:r>
        <w:r>
          <w:lastRenderedPageBreak/>
          <w:t>suggests a steady increase in researcher mobility over time, reflecting the growing demand for global research collaboration.</w:t>
        </w:r>
      </w:ins>
    </w:p>
    <w:p w14:paraId="12AA0818" w14:textId="187B0372" w:rsidR="00076494" w:rsidRDefault="00076494" w:rsidP="00076494">
      <w:pPr>
        <w:pStyle w:val="CaptionFigureandTable"/>
        <w:rPr>
          <w:ins w:id="857" w:author="煜锐 黄" w:date="2025-01-06T12:10:00Z" w16du:dateUtc="2025-01-06T04:10:00Z"/>
        </w:rPr>
      </w:pPr>
      <w:ins w:id="858" w:author="煜锐 黄" w:date="2025-01-06T12:10:00Z" w16du:dateUtc="2025-01-06T04:10:00Z">
        <w:r>
          <w:t>Additionally, the curve for LD = 0 increases more rapidly than the others, indicating that scientists are increasingly likely to move between institutions</w:t>
        </w:r>
        <w:r>
          <w:rPr>
            <w:rFonts w:hint="eastAsia"/>
          </w:rPr>
          <w:t xml:space="preserve"> in a city</w:t>
        </w:r>
        <w:r>
          <w:t xml:space="preserve"> during this period. The curve for LD = 3 remains relatively stable, with fluctuations observed during 1990–1994 and 2020–2024. This suggests that intercontinental mobility is less influenced by global economic developments and scientific mobility trends. Specifically, the most recent period (2020–2024) reveals a ranking of mobility frequency, from most to least, as follows: intercontinental, inter-country, inter-institution, and inter-city.</w:t>
        </w:r>
      </w:ins>
    </w:p>
    <w:p w14:paraId="7A323C4C" w14:textId="10FD9066" w:rsidR="002563CA" w:rsidRDefault="00526F42" w:rsidP="00076494">
      <w:pPr>
        <w:pStyle w:val="CaptionFigureandTable"/>
        <w:rPr>
          <w:ins w:id="859" w:author="煜锐 黄" w:date="2024-12-18T21:10:00Z" w16du:dateUtc="2024-12-18T13:10:00Z"/>
        </w:rPr>
      </w:pPr>
      <w:ins w:id="860" w:author="煜锐 黄" w:date="2025-01-06T11:54:00Z" w16du:dateUtc="2025-01-06T03:54:00Z">
        <w:r>
          <w:rPr>
            <w:rFonts w:hint="eastAsia"/>
          </w:rPr>
          <w:t xml:space="preserve"> </w:t>
        </w:r>
      </w:ins>
      <w:commentRangeStart w:id="861"/>
      <w:ins w:id="862" w:author="煜锐 黄" w:date="2024-12-18T21:10:00Z" w16du:dateUtc="2024-12-18T13:10:00Z">
        <w:r w:rsidR="002563CA">
          <w:t>As academic research becomes more complex and interdisciplinary, researchers are increasingly moving to access diverse scientific environments, advanced research facilities, and opportunities for collaboration with experts from different regions. This mobility not only facilitates the exchange of ideas but also strengthens the global research ecosystem by enabling the sharing of resources and expertise across institutions, cities, and countries.</w:t>
        </w:r>
      </w:ins>
      <w:commentRangeEnd w:id="861"/>
      <w:r w:rsidR="00377A44">
        <w:rPr>
          <w:rStyle w:val="a9"/>
        </w:rPr>
        <w:commentReference w:id="861"/>
      </w:r>
      <w:ins w:id="863" w:author="煜锐 黄" w:date="2025-01-06T12:07:00Z" w16du:dateUtc="2025-01-06T04:07:00Z">
        <w:r w:rsidR="00076494">
          <w:rPr>
            <w:rFonts w:hint="eastAsia"/>
          </w:rPr>
          <w:t xml:space="preserve"> </w:t>
        </w:r>
      </w:ins>
    </w:p>
    <w:p w14:paraId="744035E1" w14:textId="77777777" w:rsidR="002563CA" w:rsidRDefault="002563CA" w:rsidP="002563CA">
      <w:pPr>
        <w:pStyle w:val="CaptionFigureandTable"/>
        <w:rPr>
          <w:ins w:id="864" w:author="煜锐 黄" w:date="2024-12-18T21:10:00Z" w16du:dateUtc="2024-12-18T13:10:00Z"/>
        </w:rPr>
      </w:pPr>
    </w:p>
    <w:p w14:paraId="5E5FE5C2" w14:textId="77777777" w:rsidR="002563CA" w:rsidRDefault="002563CA" w:rsidP="002563CA">
      <w:pPr>
        <w:pStyle w:val="CaptionFigureandTable"/>
        <w:rPr>
          <w:ins w:id="865" w:author="煜锐 黄" w:date="2024-12-18T21:10:00Z" w16du:dateUtc="2024-12-18T13:10:00Z"/>
        </w:rPr>
      </w:pPr>
      <w:ins w:id="866" w:author="煜锐 黄" w:date="2024-12-18T21:10:00Z" w16du:dateUtc="2024-12-18T13:10:00Z">
        <w:r>
          <w:t>The increasing mobility is particularly notable in the context of the growing globalization of research. Researchers are no longer limited to local or national networks but are increasingly involved in global initiatives aimed at addressing complex scientific challenges, such as climate change, public health, and technological innovation. This rise in mobility reflects a broader trend in academia, where traditional boundaries between local, national, and international research environments are becoming more fluid and interconnected.</w:t>
        </w:r>
      </w:ins>
    </w:p>
    <w:p w14:paraId="50FDCF0D" w14:textId="77777777" w:rsidR="002563CA" w:rsidRDefault="002563CA" w:rsidP="002563CA">
      <w:pPr>
        <w:pStyle w:val="CaptionFigureandTable"/>
        <w:rPr>
          <w:ins w:id="867" w:author="煜锐 黄" w:date="2024-12-18T21:10:00Z" w16du:dateUtc="2024-12-18T13:10:00Z"/>
        </w:rPr>
      </w:pPr>
    </w:p>
    <w:p w14:paraId="3A62E9D7" w14:textId="77777777" w:rsidR="002563CA" w:rsidRDefault="002563CA" w:rsidP="002563CA">
      <w:pPr>
        <w:jc w:val="center"/>
        <w:rPr>
          <w:ins w:id="868" w:author="煜锐 黄" w:date="2024-12-18T21:10:00Z" w16du:dateUtc="2024-12-18T13:10:00Z"/>
        </w:rPr>
      </w:pPr>
      <w:ins w:id="869" w:author="煜锐 黄" w:date="2024-12-18T21:10:00Z" w16du:dateUtc="2024-12-18T13:10:00Z">
        <w:r w:rsidRPr="007F6AD0">
          <w:rPr>
            <w:noProof/>
          </w:rPr>
          <w:drawing>
            <wp:inline distT="0" distB="0" distL="0" distR="0" wp14:anchorId="603FCE06" wp14:editId="0ACFA442">
              <wp:extent cx="4781759" cy="1777184"/>
              <wp:effectExtent l="0" t="0" r="0" b="0"/>
              <wp:docPr id="7160328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032817" name=""/>
                      <pic:cNvPicPr/>
                    </pic:nvPicPr>
                    <pic:blipFill>
                      <a:blip r:embed="rId23"/>
                      <a:stretch>
                        <a:fillRect/>
                      </a:stretch>
                    </pic:blipFill>
                    <pic:spPr>
                      <a:xfrm>
                        <a:off x="0" y="0"/>
                        <a:ext cx="4825980" cy="1793619"/>
                      </a:xfrm>
                      <a:prstGeom prst="rect">
                        <a:avLst/>
                      </a:prstGeom>
                    </pic:spPr>
                  </pic:pic>
                </a:graphicData>
              </a:graphic>
            </wp:inline>
          </w:drawing>
        </w:r>
      </w:ins>
    </w:p>
    <w:p w14:paraId="5FF14CB8" w14:textId="5DB42EAA" w:rsidR="002563CA" w:rsidRPr="002563CA" w:rsidRDefault="002563CA" w:rsidP="002563CA">
      <w:pPr>
        <w:pStyle w:val="CaptionFigureandTable"/>
        <w:rPr>
          <w:ins w:id="870" w:author="煜锐 黄" w:date="2024-12-18T21:10:00Z" w16du:dateUtc="2024-12-18T13:10:00Z"/>
        </w:rPr>
      </w:pPr>
      <w:ins w:id="871" w:author="煜锐 黄" w:date="2024-12-18T21:10:00Z" w16du:dateUtc="2024-12-18T13:10:00Z">
        <w:r>
          <w:rPr>
            <w:rStyle w:val="CaptionFigureandTableChar"/>
            <w:b/>
            <w:bCs/>
          </w:rPr>
          <w:t xml:space="preserve">Figure </w:t>
        </w:r>
        <w:r>
          <w:rPr>
            <w:rStyle w:val="CaptionFigureandTableChar"/>
            <w:rFonts w:hint="eastAsia"/>
            <w:b/>
            <w:bCs/>
          </w:rPr>
          <w:t>4</w:t>
        </w:r>
        <w:r>
          <w:rPr>
            <w:rStyle w:val="CaptionFigureandTableChar"/>
            <w:b/>
            <w:bCs/>
          </w:rPr>
          <w:t xml:space="preserve">. The transition probability of mobility across different level distances. </w:t>
        </w:r>
        <w:r>
          <w:rPr>
            <w:rStyle w:val="CaptionFigureandTableChar"/>
          </w:rPr>
          <w:t xml:space="preserve">Average transition probability of different cohorts categorized by different level distances. </w:t>
        </w:r>
      </w:ins>
    </w:p>
    <w:p w14:paraId="1FFE2868" w14:textId="77777777" w:rsidR="002563CA" w:rsidRDefault="002563CA" w:rsidP="002563CA">
      <w:pPr>
        <w:pStyle w:val="CaptionFigureandTable"/>
        <w:rPr>
          <w:ins w:id="872" w:author="煜锐 黄" w:date="2024-12-18T21:10:00Z" w16du:dateUtc="2024-12-18T13:10:00Z"/>
        </w:rPr>
      </w:pPr>
    </w:p>
    <w:p w14:paraId="1213FF9C" w14:textId="04EBAAAE" w:rsidR="00686DFA" w:rsidRDefault="00686DFA" w:rsidP="00686DFA">
      <w:pPr>
        <w:pStyle w:val="CaptionFigureandTable"/>
        <w:rPr>
          <w:ins w:id="873" w:author="煜锐 黄" w:date="2025-01-06T12:45:00Z" w16du:dateUtc="2025-01-06T04:45:00Z"/>
        </w:rPr>
      </w:pPr>
      <w:ins w:id="874" w:author="煜锐 黄" w:date="2025-01-06T12:45:00Z" w16du:dateUtc="2025-01-06T04:45:00Z">
        <w:r>
          <w:t xml:space="preserve">To better understand these trends, we analyze the mobility patterns within the 13th cohort, visualizing the transition probabilities for LD = 1, LD = 2, and LD = 3 (where the transition probability for LD = 0 is the complement of the sum of the other three). </w:t>
        </w:r>
        <w:r>
          <w:lastRenderedPageBreak/>
          <w:t>The analysis includes all countries in the SMART model, with a focus on China, Brazil, England, Russia, and the United States, chosen for their distinctive transition probability characteristics and relatively large number of scientists.</w:t>
        </w:r>
      </w:ins>
    </w:p>
    <w:p w14:paraId="0974EEF6" w14:textId="3684798A" w:rsidR="00686DFA" w:rsidRDefault="00686DFA" w:rsidP="00686DFA">
      <w:pPr>
        <w:pStyle w:val="CaptionFigureandTable"/>
        <w:rPr>
          <w:ins w:id="875" w:author="煜锐 黄" w:date="2025-01-06T12:45:00Z" w16du:dateUtc="2025-01-06T04:45:00Z"/>
        </w:rPr>
      </w:pPr>
      <w:ins w:id="876" w:author="煜锐 黄" w:date="2025-01-06T12:45:00Z" w16du:dateUtc="2025-01-06T04:45:00Z">
        <w:r>
          <w:t>The results reveal distinct mobility patterns across these countries. In China, the high LD = 1 value reflects significant inter-city mobility, while the lower LD = 2 and LD = 3 values indicate less frequent international and intercontinental movement. In Brazil, the moderately high LD = 1 is accompanied by a very low LD = 2 and a relatively higher LD = 3 compared to China. The United States shows a similar LD = 1 value to Brazil, but with a lower LD = 2 and the highest LD = 3 among the three countries. European countries, particularly Russia, are concentrated in the upper-left corner of the transition probability ternary plot, suggesting that scientists in these countries are less likely to engage in intercontinental mobility. However, the UK stands out with a 50% likelihood of intercontinental mobility, while European countries generally exhibit more intensive cross-border mobility (LD = 2).</w:t>
        </w:r>
      </w:ins>
    </w:p>
    <w:p w14:paraId="3637A0E8" w14:textId="582C3429" w:rsidR="00613E20" w:rsidDel="001C5D0C" w:rsidRDefault="00686DFA">
      <w:pPr>
        <w:pStyle w:val="CaptionFigureandTable"/>
        <w:rPr>
          <w:del w:id="877" w:author="煜锐 黄" w:date="2024-12-18T15:31:00Z" w16du:dateUtc="2024-12-18T07:31:00Z"/>
        </w:rPr>
        <w:pPrChange w:id="878" w:author="煜锐 黄" w:date="2025-01-06T12:45:00Z" w16du:dateUtc="2025-01-06T04:45:00Z">
          <w:pPr/>
        </w:pPrChange>
      </w:pPr>
      <w:ins w:id="879" w:author="煜锐 黄" w:date="2025-01-06T12:45:00Z" w16du:dateUtc="2025-01-06T04:45:00Z">
        <w:r>
          <w:t>These patterns are shaped by national policies and global trends. In China, urbanization and the concentration of research institutions in major cities drive high inter-city mobility, while geographic and institutional barriers limit international movement. In Brazil, moderate intra-city mobility corresponds to the distribution of research institutions, while higher international mobility is facilitated by increased participation in global research initiatives. In the U.S., the moderate inter-city mobility is supported by world-class institutions, while high intercontinental mobility reflects its role as a global research hub, backed by policies promoting international collaboration.</w:t>
        </w:r>
        <w:r w:rsidR="000E3596">
          <w:rPr>
            <w:rFonts w:hint="eastAsia"/>
          </w:rPr>
          <w:t xml:space="preserve"> </w:t>
        </w:r>
        <w:r>
          <w:t>In Africa, higher inter-city mobility is largely due to infrastructural challenges that impede international and intercontinental movement. Limited transportation networks and fewer international collaborations restrict mobility, yet researchers often relocate to urban centers with better resources and research opportunities.</w:t>
        </w:r>
      </w:ins>
      <w:commentRangeStart w:id="880"/>
      <w:commentRangeEnd w:id="880"/>
      <w:del w:id="881" w:author="煜锐 黄" w:date="2025-01-06T12:45:00Z" w16du:dateUtc="2025-01-06T04:45:00Z">
        <w:r w:rsidR="00377A44" w:rsidDel="00686DFA">
          <w:rPr>
            <w:rStyle w:val="a9"/>
          </w:rPr>
          <w:commentReference w:id="880"/>
        </w:r>
      </w:del>
      <w:del w:id="882" w:author="煜锐 黄" w:date="2024-10-23T16:01:00Z" w16du:dateUtc="2024-10-23T08:01:00Z">
        <w:r w:rsidR="00C42924" w:rsidDel="00E771EF">
          <w:delText>Fig</w:delText>
        </w:r>
        <w:r w:rsidR="005979B1" w:rsidDel="00E771EF">
          <w:rPr>
            <w:rFonts w:hint="eastAsia"/>
          </w:rPr>
          <w:delText>ure</w:delText>
        </w:r>
        <w:r w:rsidR="00C42924" w:rsidDel="00E771EF">
          <w:delText xml:space="preserve"> </w:delText>
        </w:r>
      </w:del>
      <w:del w:id="883" w:author="煜锐 黄" w:date="2024-10-23T16:00:00Z" w16du:dateUtc="2024-10-23T08:00:00Z">
        <w:r w:rsidR="00C42924" w:rsidDel="00E771EF">
          <w:delText xml:space="preserve">3A </w:delText>
        </w:r>
      </w:del>
      <w:del w:id="884" w:author="煜锐 黄" w:date="2024-10-23T16:01:00Z" w16du:dateUtc="2024-10-23T08:01:00Z">
        <w:r w:rsidR="00C42924" w:rsidDel="00E771EF">
          <w:delText>illustrate</w:delText>
        </w:r>
        <w:r w:rsidR="005979B1" w:rsidDel="00E771EF">
          <w:rPr>
            <w:rFonts w:hint="eastAsia"/>
          </w:rPr>
          <w:delText>s</w:delText>
        </w:r>
        <w:r w:rsidR="005979B1" w:rsidRPr="005979B1" w:rsidDel="00E771EF">
          <w:delText xml:space="preserve"> t</w:delText>
        </w:r>
      </w:del>
      <w:del w:id="885" w:author="煜锐 黄" w:date="2024-12-18T15:31:00Z" w16du:dateUtc="2024-12-18T07:31:00Z">
        <w:r w:rsidR="005979B1" w:rsidRPr="005979B1" w:rsidDel="00842619">
          <w:delText xml:space="preserve">he changing patterns of mobility based on level distances, revealing a </w:delText>
        </w:r>
      </w:del>
      <w:del w:id="886" w:author="煜锐 黄" w:date="2024-12-18T15:09:00Z" w16du:dateUtc="2024-12-18T07:09:00Z">
        <w:r w:rsidR="005979B1" w:rsidRPr="005979B1" w:rsidDel="00121866">
          <w:delText xml:space="preserve">decline </w:delText>
        </w:r>
      </w:del>
      <w:del w:id="887" w:author="煜锐 黄" w:date="2024-12-18T15:31:00Z" w16du:dateUtc="2024-12-18T07:31:00Z">
        <w:r w:rsidR="005979B1" w:rsidRPr="005979B1" w:rsidDel="00842619">
          <w:delText xml:space="preserve">in </w:delText>
        </w:r>
      </w:del>
      <w:del w:id="888" w:author="煜锐 黄" w:date="2024-12-18T15:19:00Z" w16du:dateUtc="2024-12-18T07:19:00Z">
        <w:r w:rsidR="005979B1" w:rsidRPr="005979B1" w:rsidDel="004C0CA0">
          <w:delText>long-distance</w:delText>
        </w:r>
      </w:del>
      <w:del w:id="889" w:author="煜锐 黄" w:date="2024-12-18T15:31:00Z" w16du:dateUtc="2024-12-18T07:31:00Z">
        <w:r w:rsidR="005979B1" w:rsidRPr="005979B1" w:rsidDel="00842619">
          <w:delText xml:space="preserve"> mobility.</w:delText>
        </w:r>
        <w:r w:rsidR="00613E20" w:rsidDel="00842619">
          <w:rPr>
            <w:rFonts w:hint="eastAsia"/>
          </w:rPr>
          <w:delText xml:space="preserve"> </w:delText>
        </w:r>
        <w:r w:rsidR="00C42924" w:rsidDel="00842619">
          <w:delText xml:space="preserve">Over the past decade, there has been a noticeable trend of scientists opting for employment opportunities within the same country (level distance of 1), and often within the same city (level distance of 0), rather than engaging in cross-border (level distance of 2) or intercontinental moves (level distance of 3). From 2015 to 2021, </w:delText>
        </w:r>
        <w:r w:rsidR="005979B1" w:rsidDel="00842619">
          <w:rPr>
            <w:rFonts w:hint="eastAsia"/>
          </w:rPr>
          <w:delText>approximately</w:delText>
        </w:r>
        <w:r w:rsidR="00C42924" w:rsidDel="00842619">
          <w:delText xml:space="preserve"> 70% of scientists’ mobility was concentrated within national borders. </w:delText>
        </w:r>
        <w:r w:rsidR="00613E20" w:rsidRPr="00613E20" w:rsidDel="00842619">
          <w:delText xml:space="preserve">This trend aligns with the previously observed scale law of mobility, suggesting that scientists generally prefer to migrate within certain geographical thresholds, often defined by the concept of </w:delText>
        </w:r>
        <w:r w:rsidR="00613E20" w:rsidDel="00842619">
          <w:delText>“</w:delText>
        </w:r>
        <w:r w:rsidR="00613E20" w:rsidRPr="00613E20" w:rsidDel="00842619">
          <w:delText>home countries.</w:delText>
        </w:r>
        <w:r w:rsidR="00613E20" w:rsidDel="00842619">
          <w:delText>”</w:delText>
        </w:r>
      </w:del>
    </w:p>
    <w:p w14:paraId="31E4FEB8" w14:textId="77777777" w:rsidR="001C5D0C" w:rsidRDefault="001C5D0C">
      <w:pPr>
        <w:pStyle w:val="CaptionFigureandTable"/>
        <w:rPr>
          <w:ins w:id="890" w:author="煜锐 黄" w:date="2024-12-19T17:48:00Z" w16du:dateUtc="2024-12-19T09:48:00Z"/>
        </w:rPr>
        <w:pPrChange w:id="891" w:author="煜锐 黄" w:date="2025-01-06T12:45:00Z" w16du:dateUtc="2025-01-06T04:45:00Z">
          <w:pPr/>
        </w:pPrChange>
      </w:pPr>
    </w:p>
    <w:p w14:paraId="6580B1DB" w14:textId="526C55D7" w:rsidR="0095279A" w:rsidRDefault="0095279A" w:rsidP="0095279A">
      <w:pPr>
        <w:rPr>
          <w:ins w:id="892" w:author="煜锐 黄" w:date="2024-12-18T15:35:00Z" w16du:dateUtc="2024-12-18T07:35:00Z"/>
        </w:rPr>
      </w:pPr>
    </w:p>
    <w:p w14:paraId="46C547D0" w14:textId="59DD0D34" w:rsidR="00FF0C7C" w:rsidRDefault="00FF0C7C" w:rsidP="00FF0C7C">
      <w:pPr>
        <w:jc w:val="center"/>
        <w:rPr>
          <w:ins w:id="893" w:author="煜锐 黄" w:date="2024-12-18T15:36:00Z" w16du:dateUtc="2024-12-18T07:36:00Z"/>
        </w:rPr>
      </w:pPr>
      <w:ins w:id="894" w:author="煜锐 黄" w:date="2024-12-18T15:36:00Z">
        <w:r w:rsidRPr="00FF0C7C">
          <w:rPr>
            <w:noProof/>
          </w:rPr>
          <w:lastRenderedPageBreak/>
          <w:drawing>
            <wp:inline distT="0" distB="0" distL="0" distR="0" wp14:anchorId="5BDB0C6E" wp14:editId="5171A8C5">
              <wp:extent cx="5274310" cy="3797300"/>
              <wp:effectExtent l="0" t="0" r="2540" b="0"/>
              <wp:docPr id="11" name="图片 10" descr="图表, 散点图&#10;&#10;描述已自动生成">
                <a:extLst xmlns:a="http://schemas.openxmlformats.org/drawingml/2006/main">
                  <a:ext uri="{FF2B5EF4-FFF2-40B4-BE49-F238E27FC236}">
                    <a16:creationId xmlns:a16="http://schemas.microsoft.com/office/drawing/2014/main" id="{AC5D6F65-DF07-CBBF-21AF-59CA170BDD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图表, 散点图&#10;&#10;描述已自动生成">
                        <a:extLst>
                          <a:ext uri="{FF2B5EF4-FFF2-40B4-BE49-F238E27FC236}">
                            <a16:creationId xmlns:a16="http://schemas.microsoft.com/office/drawing/2014/main" id="{AC5D6F65-DF07-CBBF-21AF-59CA170BDD74}"/>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797300"/>
                      </a:xfrm>
                      <a:prstGeom prst="rect">
                        <a:avLst/>
                      </a:prstGeom>
                    </pic:spPr>
                  </pic:pic>
                </a:graphicData>
              </a:graphic>
            </wp:inline>
          </w:drawing>
        </w:r>
      </w:ins>
    </w:p>
    <w:p w14:paraId="5F989C52" w14:textId="69D7FF0B" w:rsidR="00C42924" w:rsidDel="002669B6" w:rsidRDefault="00FF0C7C">
      <w:pPr>
        <w:pStyle w:val="CaptionFigureandTable"/>
        <w:rPr>
          <w:del w:id="895" w:author="煜锐 黄" w:date="2024-12-18T20:55:00Z" w16du:dateUtc="2024-12-18T12:55:00Z"/>
        </w:rPr>
        <w:pPrChange w:id="896" w:author="煜锐 黄" w:date="2024-12-18T20:55:00Z" w16du:dateUtc="2024-12-18T12:55:00Z">
          <w:pPr/>
        </w:pPrChange>
      </w:pPr>
      <w:ins w:id="897" w:author="煜锐 黄" w:date="2024-12-18T15:36:00Z" w16du:dateUtc="2024-12-18T07:36:00Z">
        <w:r>
          <w:rPr>
            <w:rStyle w:val="CaptionFigureandTableChar"/>
            <w:b/>
            <w:bCs/>
          </w:rPr>
          <w:t xml:space="preserve">Figure </w:t>
        </w:r>
        <w:r>
          <w:rPr>
            <w:rStyle w:val="CaptionFigureandTableChar"/>
            <w:rFonts w:hint="eastAsia"/>
            <w:b/>
            <w:bCs/>
          </w:rPr>
          <w:t>5</w:t>
        </w:r>
        <w:r>
          <w:rPr>
            <w:rStyle w:val="CaptionFigureandTableChar"/>
            <w:b/>
            <w:bCs/>
          </w:rPr>
          <w:t xml:space="preserve">. </w:t>
        </w:r>
      </w:ins>
      <w:ins w:id="898" w:author="煜锐 黄" w:date="2024-12-18T15:38:00Z" w16du:dateUtc="2024-12-18T07:38:00Z">
        <w:r w:rsidR="00D8025F" w:rsidRPr="00D8025F">
          <w:rPr>
            <w:rStyle w:val="CaptionFigureandTableChar"/>
            <w:b/>
            <w:bCs/>
          </w:rPr>
          <w:t>Comparative Analysis of Mobility Probabilities among Different Regions in a Ternary Plot</w:t>
        </w:r>
        <w:del w:id="899" w:author="Yifang Ma" w:date="2024-12-30T15:33:00Z" w16du:dateUtc="2024-12-30T07:33:00Z">
          <w:r w:rsidR="00D8025F" w:rsidRPr="00D8025F" w:rsidDel="00DF43AE">
            <w:rPr>
              <w:rStyle w:val="CaptionFigureandTableChar"/>
              <w:b/>
              <w:bCs/>
            </w:rPr>
            <w:delText xml:space="preserve"> Framework</w:delText>
          </w:r>
        </w:del>
        <w:r w:rsidR="00D8025F">
          <w:rPr>
            <w:rStyle w:val="CaptionFigureandTableChar"/>
            <w:rFonts w:hint="eastAsia"/>
            <w:b/>
            <w:bCs/>
          </w:rPr>
          <w:t xml:space="preserve">. </w:t>
        </w:r>
        <w:r w:rsidR="00D8025F" w:rsidRPr="00D8025F">
          <w:rPr>
            <w:rStyle w:val="CaptionFigureandTableChar"/>
            <w:rPrChange w:id="900" w:author="煜锐 黄" w:date="2024-12-18T15:38:00Z" w16du:dateUtc="2024-12-18T07:38:00Z">
              <w:rPr>
                <w:rStyle w:val="CaptionFigureandTableChar"/>
                <w:b/>
                <w:bCs/>
              </w:rPr>
            </w:rPrChange>
          </w:rPr>
          <w:t>This ternary plot illustrates the probabilities of mobility (</w:t>
        </w:r>
      </w:ins>
      <w:ins w:id="901" w:author="煜锐 黄" w:date="2024-12-18T15:40:00Z" w16du:dateUtc="2024-12-18T07:40:00Z">
        <w:r w:rsidR="00A03FA0">
          <w:rPr>
            <w:rStyle w:val="CaptionFigureandTableChar"/>
            <w:rFonts w:hint="eastAsia"/>
          </w:rPr>
          <w:t>P(</w:t>
        </w:r>
      </w:ins>
      <w:ins w:id="902" w:author="煜锐 黄" w:date="2024-12-18T15:38:00Z" w16du:dateUtc="2024-12-18T07:38:00Z">
        <w:r w:rsidR="00D8025F" w:rsidRPr="00D8025F">
          <w:rPr>
            <w:rStyle w:val="CaptionFigureandTableChar"/>
            <w:rPrChange w:id="903" w:author="煜锐 黄" w:date="2024-12-18T15:38:00Z" w16du:dateUtc="2024-12-18T07:38:00Z">
              <w:rPr>
                <w:rStyle w:val="CaptionFigureandTableChar"/>
                <w:b/>
                <w:bCs/>
              </w:rPr>
            </w:rPrChange>
          </w:rPr>
          <w:t>LD = 1</w:t>
        </w:r>
      </w:ins>
      <w:ins w:id="904" w:author="煜锐 黄" w:date="2024-12-18T15:40:00Z" w16du:dateUtc="2024-12-18T07:40:00Z">
        <w:r w:rsidR="00A03FA0">
          <w:rPr>
            <w:rStyle w:val="CaptionFigureandTableChar"/>
            <w:rFonts w:hint="eastAsia"/>
          </w:rPr>
          <w:t>)</w:t>
        </w:r>
      </w:ins>
      <w:ins w:id="905" w:author="煜锐 黄" w:date="2024-12-18T15:38:00Z" w16du:dateUtc="2024-12-18T07:38:00Z">
        <w:r w:rsidR="00D8025F" w:rsidRPr="00D8025F">
          <w:rPr>
            <w:rStyle w:val="CaptionFigureandTableChar"/>
            <w:rPrChange w:id="906" w:author="煜锐 黄" w:date="2024-12-18T15:38:00Z" w16du:dateUtc="2024-12-18T07:38:00Z">
              <w:rPr>
                <w:rStyle w:val="CaptionFigureandTableChar"/>
                <w:b/>
                <w:bCs/>
              </w:rPr>
            </w:rPrChange>
          </w:rPr>
          <w:t xml:space="preserve">, </w:t>
        </w:r>
      </w:ins>
      <w:ins w:id="907" w:author="煜锐 黄" w:date="2024-12-18T15:40:00Z" w16du:dateUtc="2024-12-18T07:40:00Z">
        <w:r w:rsidR="00A03FA0">
          <w:rPr>
            <w:rStyle w:val="CaptionFigureandTableChar"/>
            <w:rFonts w:hint="eastAsia"/>
          </w:rPr>
          <w:t>P(</w:t>
        </w:r>
      </w:ins>
      <w:ins w:id="908" w:author="煜锐 黄" w:date="2024-12-18T15:38:00Z" w16du:dateUtc="2024-12-18T07:38:00Z">
        <w:r w:rsidR="00D8025F" w:rsidRPr="00D8025F">
          <w:rPr>
            <w:rStyle w:val="CaptionFigureandTableChar"/>
            <w:rPrChange w:id="909" w:author="煜锐 黄" w:date="2024-12-18T15:38:00Z" w16du:dateUtc="2024-12-18T07:38:00Z">
              <w:rPr>
                <w:rStyle w:val="CaptionFigureandTableChar"/>
                <w:b/>
                <w:bCs/>
              </w:rPr>
            </w:rPrChange>
          </w:rPr>
          <w:t>LD = 2</w:t>
        </w:r>
      </w:ins>
      <w:ins w:id="910" w:author="煜锐 黄" w:date="2024-12-18T15:40:00Z" w16du:dateUtc="2024-12-18T07:40:00Z">
        <w:r w:rsidR="00A03FA0">
          <w:rPr>
            <w:rStyle w:val="CaptionFigureandTableChar"/>
            <w:rFonts w:hint="eastAsia"/>
          </w:rPr>
          <w:t>)</w:t>
        </w:r>
      </w:ins>
      <w:ins w:id="911" w:author="煜锐 黄" w:date="2024-12-18T15:38:00Z" w16du:dateUtc="2024-12-18T07:38:00Z">
        <w:r w:rsidR="00D8025F" w:rsidRPr="00D8025F">
          <w:rPr>
            <w:rStyle w:val="CaptionFigureandTableChar"/>
            <w:rPrChange w:id="912" w:author="煜锐 黄" w:date="2024-12-18T15:38:00Z" w16du:dateUtc="2024-12-18T07:38:00Z">
              <w:rPr>
                <w:rStyle w:val="CaptionFigureandTableChar"/>
                <w:b/>
                <w:bCs/>
              </w:rPr>
            </w:rPrChange>
          </w:rPr>
          <w:t xml:space="preserve">, and </w:t>
        </w:r>
      </w:ins>
      <w:ins w:id="913" w:author="煜锐 黄" w:date="2024-12-18T15:40:00Z" w16du:dateUtc="2024-12-18T07:40:00Z">
        <w:r w:rsidR="00A03FA0">
          <w:rPr>
            <w:rStyle w:val="CaptionFigureandTableChar"/>
            <w:rFonts w:hint="eastAsia"/>
          </w:rPr>
          <w:t>P(</w:t>
        </w:r>
      </w:ins>
      <w:ins w:id="914" w:author="煜锐 黄" w:date="2024-12-18T15:38:00Z" w16du:dateUtc="2024-12-18T07:38:00Z">
        <w:r w:rsidR="00D8025F" w:rsidRPr="00D8025F">
          <w:rPr>
            <w:rStyle w:val="CaptionFigureandTableChar"/>
            <w:rPrChange w:id="915" w:author="煜锐 黄" w:date="2024-12-18T15:38:00Z" w16du:dateUtc="2024-12-18T07:38:00Z">
              <w:rPr>
                <w:rStyle w:val="CaptionFigureandTableChar"/>
                <w:b/>
                <w:bCs/>
              </w:rPr>
            </w:rPrChange>
          </w:rPr>
          <w:t>LD = 3</w:t>
        </w:r>
      </w:ins>
      <w:ins w:id="916" w:author="煜锐 黄" w:date="2024-12-18T15:40:00Z" w16du:dateUtc="2024-12-18T07:40:00Z">
        <w:r w:rsidR="00A03FA0">
          <w:rPr>
            <w:rStyle w:val="CaptionFigureandTableChar"/>
            <w:rFonts w:hint="eastAsia"/>
          </w:rPr>
          <w:t>)</w:t>
        </w:r>
      </w:ins>
      <w:ins w:id="917" w:author="煜锐 黄" w:date="2024-12-18T15:39:00Z" w16du:dateUtc="2024-12-18T07:39:00Z">
        <w:r w:rsidR="00A03FA0">
          <w:rPr>
            <w:rStyle w:val="CaptionFigureandTableChar"/>
            <w:rFonts w:hint="eastAsia"/>
          </w:rPr>
          <w:t>, P(LD=0) = 1-</w:t>
        </w:r>
      </w:ins>
      <w:ins w:id="918" w:author="煜锐 黄" w:date="2024-12-18T15:40:00Z" w16du:dateUtc="2024-12-18T07:40:00Z">
        <w:r w:rsidR="00B06AF5" w:rsidRPr="00B06AF5">
          <w:rPr>
            <w:rStyle w:val="CaptionFigureandTableChar"/>
            <w:rFonts w:hint="eastAsia"/>
          </w:rPr>
          <w:t xml:space="preserve"> </w:t>
        </w:r>
        <w:r w:rsidR="00B06AF5">
          <w:rPr>
            <w:rStyle w:val="CaptionFigureandTableChar"/>
            <w:rFonts w:hint="eastAsia"/>
          </w:rPr>
          <w:t>P(</w:t>
        </w:r>
        <w:r w:rsidR="00B06AF5" w:rsidRPr="00AB5BAD">
          <w:rPr>
            <w:rStyle w:val="CaptionFigureandTableChar"/>
          </w:rPr>
          <w:t>LD = 1</w:t>
        </w:r>
        <w:r w:rsidR="00B06AF5">
          <w:rPr>
            <w:rStyle w:val="CaptionFigureandTableChar"/>
            <w:rFonts w:hint="eastAsia"/>
          </w:rPr>
          <w:t>)-</w:t>
        </w:r>
        <w:r w:rsidR="00B06AF5" w:rsidRPr="00B06AF5">
          <w:rPr>
            <w:rStyle w:val="CaptionFigureandTableChar"/>
            <w:rFonts w:hint="eastAsia"/>
          </w:rPr>
          <w:t xml:space="preserve"> </w:t>
        </w:r>
        <w:r w:rsidR="00B06AF5">
          <w:rPr>
            <w:rStyle w:val="CaptionFigureandTableChar"/>
            <w:rFonts w:hint="eastAsia"/>
          </w:rPr>
          <w:t>P(</w:t>
        </w:r>
        <w:r w:rsidR="00B06AF5" w:rsidRPr="00AB5BAD">
          <w:rPr>
            <w:rStyle w:val="CaptionFigureandTableChar"/>
          </w:rPr>
          <w:t xml:space="preserve">LD = </w:t>
        </w:r>
        <w:r w:rsidR="00B06AF5">
          <w:rPr>
            <w:rStyle w:val="CaptionFigureandTableChar"/>
            <w:rFonts w:hint="eastAsia"/>
          </w:rPr>
          <w:t>2)-</w:t>
        </w:r>
        <w:r w:rsidR="00B06AF5" w:rsidRPr="00B06AF5">
          <w:rPr>
            <w:rStyle w:val="CaptionFigureandTableChar"/>
            <w:rFonts w:hint="eastAsia"/>
          </w:rPr>
          <w:t xml:space="preserve"> </w:t>
        </w:r>
        <w:r w:rsidR="00B06AF5">
          <w:rPr>
            <w:rStyle w:val="CaptionFigureandTableChar"/>
            <w:rFonts w:hint="eastAsia"/>
          </w:rPr>
          <w:t>P(</w:t>
        </w:r>
        <w:r w:rsidR="00B06AF5" w:rsidRPr="00AB5BAD">
          <w:rPr>
            <w:rStyle w:val="CaptionFigureandTableChar"/>
          </w:rPr>
          <w:t xml:space="preserve">LD = </w:t>
        </w:r>
        <w:r w:rsidR="00B06AF5">
          <w:rPr>
            <w:rStyle w:val="CaptionFigureandTableChar"/>
            <w:rFonts w:hint="eastAsia"/>
          </w:rPr>
          <w:t>3)</w:t>
        </w:r>
      </w:ins>
      <w:ins w:id="919" w:author="煜锐 黄" w:date="2024-12-18T15:38:00Z" w16du:dateUtc="2024-12-18T07:38:00Z">
        <w:r w:rsidR="00D8025F" w:rsidRPr="00D8025F">
          <w:rPr>
            <w:rStyle w:val="CaptionFigureandTableChar"/>
            <w:rPrChange w:id="920" w:author="煜锐 黄" w:date="2024-12-18T15:38:00Z" w16du:dateUtc="2024-12-18T07:38:00Z">
              <w:rPr>
                <w:rStyle w:val="CaptionFigureandTableChar"/>
                <w:b/>
                <w:bCs/>
              </w:rPr>
            </w:rPrChange>
          </w:rPr>
          <w:t xml:space="preserve">) for </w:t>
        </w:r>
        <w:r w:rsidR="00D8025F">
          <w:rPr>
            <w:rStyle w:val="CaptionFigureandTableChar"/>
            <w:rFonts w:hint="eastAsia"/>
          </w:rPr>
          <w:t>six continents</w:t>
        </w:r>
      </w:ins>
      <w:ins w:id="921" w:author="煜锐 黄" w:date="2024-12-18T15:39:00Z" w16du:dateUtc="2024-12-18T07:39:00Z">
        <w:r w:rsidR="00D8025F">
          <w:rPr>
            <w:rStyle w:val="CaptionFigureandTableChar"/>
            <w:rFonts w:hint="eastAsia"/>
          </w:rPr>
          <w:t xml:space="preserve">. </w:t>
        </w:r>
      </w:ins>
      <w:ins w:id="922" w:author="煜锐 黄" w:date="2024-12-18T20:14:00Z" w16du:dateUtc="2024-12-18T12:14:00Z">
        <w:r w:rsidR="0003017F">
          <w:rPr>
            <w:rStyle w:val="CaptionFigureandTableChar"/>
            <w:rFonts w:hint="eastAsia"/>
          </w:rPr>
          <w:t xml:space="preserve">The results of </w:t>
        </w:r>
      </w:ins>
      <w:ins w:id="923" w:author="煜锐 黄" w:date="2024-12-18T15:38:00Z" w16du:dateUtc="2024-12-18T07:38:00Z">
        <w:r w:rsidR="00D8025F" w:rsidRPr="00D8025F">
          <w:rPr>
            <w:rStyle w:val="CaptionFigureandTableChar"/>
            <w:rPrChange w:id="924" w:author="煜锐 黄" w:date="2024-12-18T15:38:00Z" w16du:dateUtc="2024-12-18T07:38:00Z">
              <w:rPr>
                <w:rStyle w:val="CaptionFigureandTableChar"/>
                <w:b/>
                <w:bCs/>
              </w:rPr>
            </w:rPrChange>
          </w:rPr>
          <w:t>Brazil (BR), China (CN), Russia (RU), the United Kingdom (GB), and the United States (US)</w:t>
        </w:r>
      </w:ins>
      <w:ins w:id="925" w:author="煜锐 黄" w:date="2024-12-18T15:39:00Z" w16du:dateUtc="2024-12-18T07:39:00Z">
        <w:r w:rsidR="00F53A5A">
          <w:rPr>
            <w:rStyle w:val="CaptionFigureandTableChar"/>
            <w:rFonts w:hint="eastAsia"/>
          </w:rPr>
          <w:t xml:space="preserve"> are highlighted</w:t>
        </w:r>
      </w:ins>
      <w:ins w:id="926" w:author="煜锐 黄" w:date="2024-12-18T15:38:00Z" w16du:dateUtc="2024-12-18T07:38:00Z">
        <w:r w:rsidR="00D8025F" w:rsidRPr="00D8025F">
          <w:rPr>
            <w:rStyle w:val="CaptionFigureandTableChar"/>
            <w:rPrChange w:id="927" w:author="煜锐 黄" w:date="2024-12-18T15:38:00Z" w16du:dateUtc="2024-12-18T07:38:00Z">
              <w:rPr>
                <w:rStyle w:val="CaptionFigureandTableChar"/>
                <w:b/>
                <w:bCs/>
              </w:rPr>
            </w:rPrChange>
          </w:rPr>
          <w:t xml:space="preserve">. </w:t>
        </w:r>
      </w:ins>
    </w:p>
    <w:p w14:paraId="7CB1D505" w14:textId="3CAD4966" w:rsidR="00C42924" w:rsidDel="002669B6" w:rsidRDefault="00613E20">
      <w:pPr>
        <w:pStyle w:val="CaptionFigureandTable"/>
        <w:rPr>
          <w:del w:id="928" w:author="煜锐 黄" w:date="2024-12-18T20:55:00Z" w16du:dateUtc="2024-12-18T12:55:00Z"/>
        </w:rPr>
        <w:pPrChange w:id="929" w:author="煜锐 黄" w:date="2024-12-18T20:55:00Z" w16du:dateUtc="2024-12-18T12:55:00Z">
          <w:pPr/>
        </w:pPrChange>
      </w:pPr>
      <w:del w:id="930" w:author="煜锐 黄" w:date="2024-12-18T20:55:00Z" w16du:dateUtc="2024-12-18T12:55:00Z">
        <w:r w:rsidRPr="00613E20" w:rsidDel="002669B6">
          <w:delText>Figure 3B explores scientists</w:delText>
        </w:r>
        <w:r w:rsidDel="002669B6">
          <w:delText>’</w:delText>
        </w:r>
        <w:r w:rsidRPr="00613E20" w:rsidDel="002669B6">
          <w:delText xml:space="preserve"> propensity to move across different</w:delText>
        </w:r>
        <w:r w:rsidDel="002669B6">
          <w:rPr>
            <w:rFonts w:hint="eastAsia"/>
          </w:rPr>
          <w:delText xml:space="preserve"> level</w:delText>
        </w:r>
        <w:r w:rsidRPr="00613E20" w:rsidDel="002669B6">
          <w:delText xml:space="preserve"> distances, starting from their home countries, by plotting the transition probabilities of scientists</w:delText>
        </w:r>
        <w:r w:rsidDel="002669B6">
          <w:delText>’</w:delText>
        </w:r>
        <w:r w:rsidDel="002669B6">
          <w:rPr>
            <w:rFonts w:hint="eastAsia"/>
          </w:rPr>
          <w:delText xml:space="preserve"> </w:delText>
        </w:r>
        <w:r w:rsidRPr="00613E20" w:rsidDel="002669B6">
          <w:delText xml:space="preserve">mobility. </w:delText>
        </w:r>
        <w:r w:rsidDel="002669B6">
          <w:delText>T</w:delText>
        </w:r>
        <w:r w:rsidDel="002669B6">
          <w:rPr>
            <w:rFonts w:hint="eastAsia"/>
          </w:rPr>
          <w:delText xml:space="preserve">he result </w:delText>
        </w:r>
        <w:r w:rsidRPr="00613E20" w:rsidDel="002669B6">
          <w:delText>reveals distinct mobility patterns among scientists from various regions.</w:delText>
        </w:r>
        <w:r w:rsidRPr="00613E20" w:rsidDel="002669B6">
          <w:rPr>
            <w:rFonts w:eastAsia="等线" w:hint="eastAsia"/>
          </w:rPr>
          <w:delText xml:space="preserve"> </w:delText>
        </w:r>
        <w:r w:rsidDel="002669B6">
          <w:rPr>
            <w:rFonts w:eastAsia="等线" w:hint="eastAsia"/>
          </w:rPr>
          <w:delText>R</w:delText>
        </w:r>
        <w:r w:rsidDel="002669B6">
          <w:rPr>
            <w:rFonts w:eastAsia="等线"/>
          </w:rPr>
          <w:delText>esearchers in the United States tend to have a strong inclination towards international mobility</w:delText>
        </w:r>
        <w:r w:rsidDel="002669B6">
          <w:delText xml:space="preserve"> (level distance is greater than or equal to two), </w:delText>
        </w:r>
        <w:r w:rsidDel="002669B6">
          <w:rPr>
            <w:rFonts w:hint="eastAsia"/>
          </w:rPr>
          <w:delText>frequently</w:delText>
        </w:r>
        <w:r w:rsidDel="002669B6">
          <w:delText xml:space="preserve"> seeking opportunities in countries across the globe.</w:delText>
        </w:r>
        <w:r w:rsidDel="002669B6">
          <w:rPr>
            <w:rFonts w:hint="eastAsia"/>
          </w:rPr>
          <w:delText xml:space="preserve"> </w:delText>
        </w:r>
        <w:r w:rsidR="00C42924" w:rsidDel="002669B6">
          <w:delText xml:space="preserve">In contrast, scientists in European </w:delText>
        </w:r>
        <w:r w:rsidDel="002669B6">
          <w:rPr>
            <w:rFonts w:hint="eastAsia"/>
          </w:rPr>
          <w:delText>countries like</w:delText>
        </w:r>
        <w:r w:rsidR="00C42924" w:rsidDel="002669B6">
          <w:delText xml:space="preserve"> Russia and France</w:delText>
        </w:r>
        <w:r w:rsidDel="002669B6">
          <w:rPr>
            <w:rFonts w:hint="eastAsia"/>
          </w:rPr>
          <w:delText xml:space="preserve"> </w:delText>
        </w:r>
        <w:r w:rsidRPr="00613E20" w:rsidDel="002669B6">
          <w:delText>show a strong preference for intra-country relocations, emphasizing their inclination toward domestic mobility.</w:delText>
        </w:r>
        <w:r w:rsidR="00C42924" w:rsidDel="002669B6">
          <w:delText xml:space="preserve"> </w:delText>
        </w:r>
      </w:del>
    </w:p>
    <w:p w14:paraId="4D461BD9" w14:textId="5EE5B35B" w:rsidR="00C42924" w:rsidDel="002669B6" w:rsidRDefault="00C42924">
      <w:pPr>
        <w:pStyle w:val="CaptionFigureandTable"/>
        <w:rPr>
          <w:del w:id="931" w:author="煜锐 黄" w:date="2024-12-18T20:55:00Z" w16du:dateUtc="2024-12-18T12:55:00Z"/>
        </w:rPr>
        <w:pPrChange w:id="932" w:author="煜锐 黄" w:date="2024-12-18T20:55:00Z" w16du:dateUtc="2024-12-18T12:55:00Z">
          <w:pPr/>
        </w:pPrChange>
      </w:pPr>
    </w:p>
    <w:p w14:paraId="15A73791" w14:textId="5DA03B1C" w:rsidR="00C42924" w:rsidDel="002669B6" w:rsidRDefault="00C42924">
      <w:pPr>
        <w:pStyle w:val="CaptionFigureandTable"/>
        <w:rPr>
          <w:del w:id="933" w:author="煜锐 黄" w:date="2024-12-18T20:55:00Z" w16du:dateUtc="2024-12-18T12:55:00Z"/>
        </w:rPr>
        <w:pPrChange w:id="934" w:author="煜锐 黄" w:date="2024-12-18T20:55:00Z" w16du:dateUtc="2024-12-18T12:55:00Z">
          <w:pPr/>
        </w:pPrChange>
      </w:pPr>
      <w:del w:id="935" w:author="煜锐 黄" w:date="2024-12-18T20:55:00Z" w16du:dateUtc="2024-12-18T12:55:00Z">
        <w:r w:rsidDel="002669B6">
          <w:delText>Asian scientists, including those from China, generally prefer to stay within their home countries for career advancements. However, Chinese scientists exhibit a unique pattern: they tend to either remain within China or move across continental boundaries, primarily to North America or Europe, rather than to other Asian destinations. These regional disparities in scientists’ mobility may be attributable to various factors including cultural influences, economic opportunities, and research collaboration networks, yet all of which warrant further investigation and validation.</w:delText>
        </w:r>
      </w:del>
    </w:p>
    <w:p w14:paraId="4B0B6016" w14:textId="77777777" w:rsidR="00C42924" w:rsidRDefault="00C42924">
      <w:pPr>
        <w:pStyle w:val="CaptionFigureandTable"/>
        <w:pPrChange w:id="936" w:author="煜锐 黄" w:date="2024-12-18T20:55:00Z" w16du:dateUtc="2024-12-18T12:55:00Z">
          <w:pPr/>
        </w:pPrChange>
      </w:pPr>
    </w:p>
    <w:p w14:paraId="0E71FE7E" w14:textId="3DDDD12F" w:rsidR="00C42924" w:rsidDel="0095279A" w:rsidRDefault="00C42924">
      <w:pPr>
        <w:jc w:val="center"/>
        <w:rPr>
          <w:del w:id="937" w:author="煜锐 黄" w:date="2024-12-18T15:35:00Z" w16du:dateUtc="2024-12-18T07:35:00Z"/>
        </w:rPr>
      </w:pPr>
      <w:del w:id="938" w:author="煜锐 黄" w:date="2024-10-23T14:47:00Z" w16du:dateUtc="2024-10-23T06:47:00Z">
        <w:r w:rsidDel="00F06338">
          <w:rPr>
            <w:noProof/>
          </w:rPr>
          <w:drawing>
            <wp:inline distT="0" distB="0" distL="0" distR="0" wp14:anchorId="5ADD7332" wp14:editId="0214CB8F">
              <wp:extent cx="5041900" cy="2908300"/>
              <wp:effectExtent l="0" t="0" r="6350" b="6350"/>
              <wp:docPr id="19417976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1900" cy="2908300"/>
                      </a:xfrm>
                      <a:prstGeom prst="rect">
                        <a:avLst/>
                      </a:prstGeom>
                      <a:noFill/>
                      <a:ln>
                        <a:noFill/>
                      </a:ln>
                    </pic:spPr>
                  </pic:pic>
                </a:graphicData>
              </a:graphic>
            </wp:inline>
          </w:drawing>
        </w:r>
      </w:del>
      <w:ins w:id="939" w:author="煜锐 黄" w:date="2024-10-23T15:01:00Z" w16du:dateUtc="2024-10-23T07:01:00Z">
        <w:r w:rsidR="007F6AD0" w:rsidRPr="007F6AD0">
          <w:rPr>
            <w:noProof/>
          </w:rPr>
          <w:t xml:space="preserve"> </w:t>
        </w:r>
      </w:ins>
    </w:p>
    <w:p w14:paraId="463CDABA" w14:textId="296CC36F" w:rsidR="00C42924" w:rsidRDefault="00C42924">
      <w:pPr>
        <w:jc w:val="center"/>
        <w:pPrChange w:id="940" w:author="煜锐 黄" w:date="2024-12-18T15:35:00Z" w16du:dateUtc="2024-12-18T07:35:00Z">
          <w:pPr>
            <w:pStyle w:val="CaptionFigureandTable"/>
          </w:pPr>
        </w:pPrChange>
      </w:pPr>
      <w:bookmarkStart w:id="941" w:name="OLE_LINK6"/>
      <w:bookmarkStart w:id="942" w:name="OLE_LINK9"/>
      <w:del w:id="943" w:author="煜锐 黄" w:date="2024-12-18T15:35:00Z" w16du:dateUtc="2024-12-18T07:35:00Z">
        <w:r w:rsidDel="0095279A">
          <w:rPr>
            <w:rStyle w:val="CaptionFigureandTableChar"/>
            <w:b/>
            <w:bCs/>
          </w:rPr>
          <w:delText xml:space="preserve">Figure </w:delText>
        </w:r>
      </w:del>
      <w:del w:id="944" w:author="煜锐 黄" w:date="2024-10-23T14:47:00Z" w16du:dateUtc="2024-10-23T06:47:00Z">
        <w:r w:rsidDel="00342EB0">
          <w:rPr>
            <w:rStyle w:val="CaptionFigureandTableChar"/>
            <w:b/>
            <w:bCs/>
          </w:rPr>
          <w:delText>3</w:delText>
        </w:r>
      </w:del>
      <w:del w:id="945" w:author="煜锐 黄" w:date="2024-12-18T15:35:00Z" w16du:dateUtc="2024-12-18T07:35:00Z">
        <w:r w:rsidDel="0095279A">
          <w:rPr>
            <w:rStyle w:val="CaptionFigureandTableChar"/>
            <w:b/>
            <w:bCs/>
          </w:rPr>
          <w:delText xml:space="preserve">. </w:delText>
        </w:r>
        <w:bookmarkStart w:id="946" w:name="OLE_LINK5"/>
        <w:r w:rsidDel="0095279A">
          <w:rPr>
            <w:rStyle w:val="CaptionFigureandTableChar"/>
            <w:b/>
            <w:bCs/>
          </w:rPr>
          <w:delText xml:space="preserve">The transition probability of mobility across different level distances. </w:delText>
        </w:r>
      </w:del>
      <w:del w:id="947" w:author="煜锐 黄" w:date="2024-10-23T14:47:00Z" w16du:dateUtc="2024-10-23T06:47:00Z">
        <w:r w:rsidDel="00F06338">
          <w:rPr>
            <w:rStyle w:val="CaptionFigureandTableChar"/>
            <w:b/>
          </w:rPr>
          <w:delText>A.</w:delText>
        </w:r>
        <w:r w:rsidDel="00F06338">
          <w:rPr>
            <w:rStyle w:val="CaptionFigureandTableChar"/>
          </w:rPr>
          <w:delText xml:space="preserve"> </w:delText>
        </w:r>
      </w:del>
      <w:del w:id="948" w:author="煜锐 黄" w:date="2024-12-18T15:35:00Z" w16du:dateUtc="2024-12-18T07:35:00Z">
        <w:r w:rsidDel="0095279A">
          <w:rPr>
            <w:rStyle w:val="CaptionFigureandTableChar"/>
          </w:rPr>
          <w:delText xml:space="preserve">Average transition probability of different cohorts categorized by different level distances. </w:delText>
        </w:r>
      </w:del>
      <w:del w:id="949" w:author="煜锐 黄" w:date="2024-10-23T15:01:00Z" w16du:dateUtc="2024-10-23T07:01:00Z">
        <w:r w:rsidDel="002B6B35">
          <w:rPr>
            <w:rStyle w:val="CaptionFigureandTableChar"/>
            <w:b/>
          </w:rPr>
          <w:delText>B.</w:delText>
        </w:r>
        <w:r w:rsidDel="002B6B35">
          <w:rPr>
            <w:rStyle w:val="CaptionFigureandTableChar"/>
          </w:rPr>
          <w:delText xml:space="preserve"> Transition probability across different level distance based on home countries </w:delText>
        </w:r>
        <w:bookmarkEnd w:id="946"/>
        <w:r w:rsidDel="002B6B35">
          <w:rPr>
            <w:rStyle w:val="CaptionFigureandTableChar"/>
          </w:rPr>
          <w:delText xml:space="preserve">during 2015 and 2021. </w:delText>
        </w:r>
        <w:r w:rsidDel="002B6B35">
          <w:delText>According to our SMART model, scientists’ decision to move are influenced by their home countries (the country in which they resided before relocating). The willingness to cross different levels of borders varies among different countries. For instance, in France, scientists are more inclined to relocate within the country by choosing universities in different cities.</w:delText>
        </w:r>
      </w:del>
      <w:bookmarkEnd w:id="941"/>
    </w:p>
    <w:bookmarkEnd w:id="942"/>
    <w:p w14:paraId="279FD8D4" w14:textId="77777777" w:rsidR="00C42924" w:rsidRDefault="00C42924" w:rsidP="00C42924"/>
    <w:p w14:paraId="3A4E0CE4" w14:textId="77777777" w:rsidR="00C42924" w:rsidRDefault="00C42924" w:rsidP="00C42924">
      <w:pPr>
        <w:pStyle w:val="3"/>
        <w:rPr>
          <w:rFonts w:eastAsiaTheme="minorEastAsia"/>
        </w:rPr>
      </w:pPr>
      <w:r>
        <w:rPr>
          <w:rFonts w:eastAsiaTheme="minorEastAsia"/>
        </w:rPr>
        <w:t>Level distance implies geographical distance</w:t>
      </w:r>
    </w:p>
    <w:p w14:paraId="779BFC45" w14:textId="36C87E93" w:rsidR="007C78FE" w:rsidRDefault="00116385" w:rsidP="007C78FE">
      <w:ins w:id="950" w:author="煜锐 黄" w:date="2024-12-18T21:17:00Z" w16du:dateUtc="2024-12-18T13:17:00Z">
        <w:r w:rsidRPr="00116385">
          <w:t>In human mobility, the proximity between origin and destination locations, or geographical distance, often plays a crucial role in influencing scientists’ decisions to migrate</w:t>
        </w:r>
        <w:r>
          <w:rPr>
            <w:rFonts w:hint="eastAsia"/>
          </w:rPr>
          <w:t xml:space="preserve"> </w:t>
        </w:r>
      </w:ins>
      <w:del w:id="951" w:author="煜锐 黄" w:date="2024-12-18T21:17:00Z" w16du:dateUtc="2024-12-18T13:17:00Z">
        <w:r w:rsidR="00C42924" w:rsidDel="00116385">
          <w:delText xml:space="preserve">In human mobility, </w:delText>
        </w:r>
        <w:r w:rsidR="007C78FE" w:rsidRPr="007C78FE" w:rsidDel="00116385">
          <w:delText>the proximity between origin and destination locations, or geographical distance, often plays a crucial role in influencing scientists</w:delText>
        </w:r>
        <w:r w:rsidR="007C78FE" w:rsidDel="00116385">
          <w:delText>’</w:delText>
        </w:r>
        <w:r w:rsidR="007C78FE" w:rsidRPr="007C78FE" w:rsidDel="00116385">
          <w:delText xml:space="preserve"> decisions to migrate</w:delText>
        </w:r>
        <w:r w:rsidR="007C78FE" w:rsidDel="00116385">
          <w:rPr>
            <w:rFonts w:hint="eastAsia"/>
          </w:rPr>
          <w:delText xml:space="preserve"> </w:delText>
        </w:r>
      </w:del>
      <w:r w:rsidR="007C78FE">
        <w:fldChar w:fldCharType="begin"/>
      </w:r>
      <w:r w:rsidR="00055B88">
        <w:instrText xml:space="preserve"> ADDIN EN.CITE &lt;EndNote&gt;&lt;Cite&gt;&lt;Author&gt;Cassi&lt;/Author&gt;&lt;Year&gt;2015&lt;/Year&gt;&lt;RecNum&gt;190&lt;/RecNum&gt;&lt;DisplayText&gt;[42, 43]&lt;/DisplayText&gt;&lt;record&gt;&lt;rec-number&gt;190&lt;/rec-number&gt;&lt;foreign-keys&gt;&lt;key app="EN" db-id="5zfa2svsnsw5ryevwf45swzf05aawprxx9ve" timestamp="1693293023"&gt;190&lt;/key&gt;&lt;/foreign-keys&gt;&lt;ref-type name="Journal Article"&gt;17&lt;/ref-type&gt;&lt;contributors&gt;&lt;authors&gt;&lt;author&gt;Cassi, Lorenzo&lt;/author&gt;&lt;author&gt;Morrison, Andrea&lt;/author&gt;&lt;author&gt;Rabellotti, Roberta&lt;/author&gt;&lt;/authors&gt;&lt;/contributors&gt;&lt;titles&gt;&lt;title&gt;Proximity and scientific collaboration: Evidence from the global wine industry&lt;/title&gt;&lt;secondary-title&gt;Tijdschrift voor economische en sociale geografie&lt;/secondary-title&gt;&lt;/titles&gt;&lt;periodical&gt;&lt;full-title&gt;Tijdschrift voor economische en sociale geografie&lt;/full-title&gt;&lt;/periodical&gt;&lt;pages&gt;205-219&lt;/pages&gt;&lt;volume&gt;106&lt;/volume&gt;&lt;number&gt;2&lt;/number&gt;&lt;dates&gt;&lt;year&gt;2015&lt;/year&gt;&lt;/dates&gt;&lt;isbn&gt;0040-747X&lt;/isbn&gt;&lt;urls&gt;&lt;/urls&gt;&lt;/record&gt;&lt;/Cite&gt;&lt;Cite&gt;&lt;Author&gt;Katz&lt;/Author&gt;&lt;Year&gt;1994&lt;/Year&gt;&lt;RecNum&gt;191&lt;/RecNum&gt;&lt;record&gt;&lt;rec-number&gt;191&lt;/rec-number&gt;&lt;foreign-keys&gt;&lt;key app="EN" db-id="5zfa2svsnsw5ryevwf45swzf05aawprxx9ve" timestamp="1693293025"&gt;191&lt;/key&gt;&lt;/foreign-keys&gt;&lt;ref-type name="Journal Article"&gt;17&lt;/ref-type&gt;&lt;contributors&gt;&lt;authors&gt;&lt;author&gt;Katz, J&lt;/author&gt;&lt;/authors&gt;&lt;/contributors&gt;&lt;titles&gt;&lt;title&gt;Geographical proximity and scientific collaboration&lt;/title&gt;&lt;secondary-title&gt;Scientometrics&lt;/secondary-title&gt;&lt;/titles&gt;&lt;periodical&gt;&lt;full-title&gt;Scientometrics&lt;/full-title&gt;&lt;/periodical&gt;&lt;pages&gt;31-43&lt;/pages&gt;&lt;volume&gt;31&lt;/volume&gt;&lt;number&gt;1&lt;/number&gt;&lt;dates&gt;&lt;year&gt;1994&lt;/year&gt;&lt;/dates&gt;&lt;isbn&gt;0138-9130&lt;/isbn&gt;&lt;urls&gt;&lt;/urls&gt;&lt;/record&gt;&lt;/Cite&gt;&lt;/EndNote&gt;</w:instrText>
      </w:r>
      <w:r w:rsidR="007C78FE">
        <w:fldChar w:fldCharType="separate"/>
      </w:r>
      <w:r w:rsidR="00055B88">
        <w:rPr>
          <w:noProof/>
        </w:rPr>
        <w:t>[</w:t>
      </w:r>
      <w:hyperlink w:anchor="_ENREF_42" w:tooltip="Cassi, 2015 #190" w:history="1">
        <w:r w:rsidR="00BB5B3B" w:rsidRPr="00BB5B3B">
          <w:rPr>
            <w:rStyle w:val="a7"/>
          </w:rPr>
          <w:t>42</w:t>
        </w:r>
      </w:hyperlink>
      <w:r w:rsidR="00055B88">
        <w:rPr>
          <w:noProof/>
        </w:rPr>
        <w:t xml:space="preserve">, </w:t>
      </w:r>
      <w:hyperlink w:anchor="_ENREF_43" w:tooltip="Katz, 1994 #191" w:history="1">
        <w:r w:rsidR="00BB5B3B" w:rsidRPr="00BB5B3B">
          <w:rPr>
            <w:rStyle w:val="a7"/>
          </w:rPr>
          <w:t>43</w:t>
        </w:r>
      </w:hyperlink>
      <w:r w:rsidR="00055B88">
        <w:rPr>
          <w:noProof/>
        </w:rPr>
        <w:t>]</w:t>
      </w:r>
      <w:r w:rsidR="007C78FE">
        <w:fldChar w:fldCharType="end"/>
      </w:r>
      <w:r w:rsidR="007C78FE">
        <w:t xml:space="preserve">. </w:t>
      </w:r>
      <w:r w:rsidR="007C78FE" w:rsidRPr="007C78FE">
        <w:t xml:space="preserve">In our model, </w:t>
      </w:r>
      <w:r w:rsidR="00FC693F">
        <w:rPr>
          <w:rFonts w:hint="eastAsia"/>
        </w:rPr>
        <w:t xml:space="preserve">the level distance, and </w:t>
      </w:r>
      <w:r w:rsidR="007C78FE" w:rsidRPr="007C78FE">
        <w:t>the</w:t>
      </w:r>
      <w:r w:rsidR="00FC693F">
        <w:rPr>
          <w:rFonts w:hint="eastAsia"/>
        </w:rPr>
        <w:t xml:space="preserve"> </w:t>
      </w:r>
      <w:r w:rsidR="00FC693F">
        <w:t>correlated</w:t>
      </w:r>
      <w:r w:rsidR="007C78FE" w:rsidRPr="007C78FE">
        <w:t xml:space="preserve"> transition probability which measures the likelihood of scientists relocating to different locations based on their home countries, incorporate this geographical proximity and additional influencing factors such as cultural differences, salary disparities, travel expenses, and political factors—elements often closely tied to distance.</w:t>
      </w:r>
    </w:p>
    <w:p w14:paraId="22A23F7D" w14:textId="3629D5A2" w:rsidR="007C78FE" w:rsidRDefault="007C78FE" w:rsidP="00C42924"/>
    <w:p w14:paraId="68BDE4F0" w14:textId="6A3E3D8D" w:rsidR="00DC6077" w:rsidRDefault="00DC6077" w:rsidP="00DC6077">
      <w:pPr>
        <w:rPr>
          <w:ins w:id="952" w:author="煜锐 黄" w:date="2024-12-18T21:18:00Z" w16du:dateUtc="2024-12-18T13:18:00Z"/>
        </w:rPr>
      </w:pPr>
      <w:ins w:id="953" w:author="煜锐 黄" w:date="2024-12-18T21:17:00Z" w16du:dateUtc="2024-12-18T13:17:00Z">
        <w:r>
          <w:t xml:space="preserve">Our analysis demonstrates that mobility distances at different hierarchical levels correlate with the magnitude of these levels, as illustrated in Fig. </w:t>
        </w:r>
      </w:ins>
      <w:ins w:id="954" w:author="煜锐 黄" w:date="2024-12-19T17:49:00Z" w16du:dateUtc="2024-12-19T09:49:00Z">
        <w:r w:rsidR="005B1611">
          <w:rPr>
            <w:rFonts w:hint="eastAsia"/>
          </w:rPr>
          <w:t>6</w:t>
        </w:r>
      </w:ins>
      <w:ins w:id="955" w:author="煜锐 黄" w:date="2024-12-18T21:17:00Z" w16du:dateUtc="2024-12-18T13:17:00Z">
        <w:r>
          <w:t xml:space="preserve">. This correlation indicates that our model effectively captures geographical distance information within its parameters. Further, we analyzed the transition probabilities of different levels occurring within countries from 2020 to 2024, as the function of the average geographical mobility distances at these levels. Notably, Fig. </w:t>
        </w:r>
      </w:ins>
      <w:ins w:id="956" w:author="煜锐 黄" w:date="2024-12-19T17:49:00Z" w16du:dateUtc="2024-12-19T09:49:00Z">
        <w:r w:rsidR="00224E82">
          <w:rPr>
            <w:rFonts w:hint="eastAsia"/>
          </w:rPr>
          <w:t>6</w:t>
        </w:r>
      </w:ins>
      <w:ins w:id="957" w:author="煜锐 黄" w:date="2024-12-18T21:17:00Z" w16du:dateUtc="2024-12-18T13:17:00Z">
        <w:r>
          <w:t xml:space="preserve">B indicates that except for level distances 1, the geographical mobility distance and the transition probabilities exhibit a negative correlation, which suggests that scientists tend to move to locations </w:t>
        </w:r>
        <w:r>
          <w:lastRenderedPageBreak/>
          <w:t>with shorter geographical distances when conducting movements between institutions in the same city or between institutions in different countries but on the same continent, or between institutions in different continent. This pattern is likely because scientists tend to seek new positions within familiar or previously collaborated institutions within their current cities, thereby increasing their likelihood of employment there. The observed frequent intra - continental movement tend to occur within culturally similar regions, leading to the noted negative correlation between geographical distance and transition probability at level distance 2.</w:t>
        </w:r>
      </w:ins>
    </w:p>
    <w:p w14:paraId="5F6A1AE8" w14:textId="35F84214" w:rsidR="00C42924" w:rsidDel="00DC6077" w:rsidRDefault="007C78FE" w:rsidP="00DC6077">
      <w:pPr>
        <w:rPr>
          <w:del w:id="958" w:author="煜锐 黄" w:date="2024-12-18T21:17:00Z" w16du:dateUtc="2024-12-18T13:17:00Z"/>
        </w:rPr>
      </w:pPr>
      <w:del w:id="959" w:author="煜锐 黄" w:date="2024-12-18T21:17:00Z" w16du:dateUtc="2024-12-18T13:17:00Z">
        <w:r w:rsidRPr="007C78FE" w:rsidDel="00DC6077">
          <w:delText xml:space="preserve">Our analysis demonstrates that mobility distances at different hierarchical levels correlate with the magnitude of these levels, as illustrated in Fig. </w:delText>
        </w:r>
      </w:del>
      <w:del w:id="960" w:author="煜锐 黄" w:date="2024-10-23T22:44:00Z" w16du:dateUtc="2024-10-23T14:44:00Z">
        <w:r w:rsidRPr="007C78FE" w:rsidDel="00A5144B">
          <w:delText>4</w:delText>
        </w:r>
      </w:del>
      <w:del w:id="961" w:author="煜锐 黄" w:date="2024-10-23T15:59:00Z" w16du:dateUtc="2024-10-23T07:59:00Z">
        <w:r w:rsidRPr="007C78FE" w:rsidDel="00682CD5">
          <w:delText>A</w:delText>
        </w:r>
      </w:del>
      <w:del w:id="962" w:author="煜锐 黄" w:date="2024-12-18T21:17:00Z" w16du:dateUtc="2024-12-18T13:17:00Z">
        <w:r w:rsidRPr="007C78FE" w:rsidDel="00DC6077">
          <w:delText xml:space="preserve">. This correlation indicates that our model effectively captures geographical distance information within its parameters. </w:delText>
        </w:r>
        <w:r w:rsidDel="00DC6077">
          <w:delText xml:space="preserve">Further, we </w:delText>
        </w:r>
        <w:r w:rsidDel="00DC6077">
          <w:rPr>
            <w:rFonts w:hint="eastAsia"/>
          </w:rPr>
          <w:delText>analyzed</w:delText>
        </w:r>
        <w:r w:rsidDel="00DC6077">
          <w:delText xml:space="preserve"> the transition probabilities of different level</w:delText>
        </w:r>
        <w:r w:rsidDel="00DC6077">
          <w:rPr>
            <w:rFonts w:eastAsia="等线"/>
          </w:rPr>
          <w:delText xml:space="preserve">s </w:delText>
        </w:r>
        <w:r w:rsidDel="00DC6077">
          <w:delText xml:space="preserve">occurring within countries </w:delText>
        </w:r>
        <w:r w:rsidDel="00DC6077">
          <w:rPr>
            <w:rFonts w:hint="eastAsia"/>
          </w:rPr>
          <w:delText>from</w:delText>
        </w:r>
        <w:r w:rsidDel="00DC6077">
          <w:delText xml:space="preserve"> </w:delText>
        </w:r>
      </w:del>
      <w:del w:id="963" w:author="煜锐 黄" w:date="2024-10-23T21:47:00Z" w16du:dateUtc="2024-10-23T13:47:00Z">
        <w:r w:rsidDel="00B96081">
          <w:delText xml:space="preserve">2015 </w:delText>
        </w:r>
      </w:del>
      <w:del w:id="964" w:author="煜锐 黄" w:date="2024-12-18T21:17:00Z" w16du:dateUtc="2024-12-18T13:17:00Z">
        <w:r w:rsidDel="00DC6077">
          <w:rPr>
            <w:rFonts w:hint="eastAsia"/>
          </w:rPr>
          <w:delText>to</w:delText>
        </w:r>
        <w:r w:rsidDel="00DC6077">
          <w:delText xml:space="preserve"> </w:delText>
        </w:r>
      </w:del>
      <w:del w:id="965" w:author="煜锐 黄" w:date="2024-10-23T21:46:00Z" w16du:dateUtc="2024-10-23T13:46:00Z">
        <w:r w:rsidDel="001D1A92">
          <w:delText>2021</w:delText>
        </w:r>
      </w:del>
      <w:del w:id="966" w:author="煜锐 黄" w:date="2024-12-18T21:17:00Z" w16du:dateUtc="2024-12-18T13:17:00Z">
        <w:r w:rsidDel="00DC6077">
          <w:rPr>
            <w:rFonts w:eastAsia="等线"/>
          </w:rPr>
          <w:delText xml:space="preserve">, as the function of the average </w:delText>
        </w:r>
        <w:r w:rsidDel="00DC6077">
          <w:rPr>
            <w:rFonts w:hint="eastAsia"/>
          </w:rPr>
          <w:delText>geographical</w:delText>
        </w:r>
        <w:r w:rsidDel="00DC6077">
          <w:delText xml:space="preserve"> </w:delText>
        </w:r>
        <w:r w:rsidDel="00DC6077">
          <w:rPr>
            <w:rFonts w:hint="eastAsia"/>
          </w:rPr>
          <w:delText xml:space="preserve">mobility </w:delText>
        </w:r>
        <w:r w:rsidDel="00DC6077">
          <w:delText>distances at these levels.</w:delText>
        </w:r>
        <w:r w:rsidDel="00DC6077">
          <w:rPr>
            <w:rFonts w:hint="eastAsia"/>
          </w:rPr>
          <w:delText xml:space="preserve"> Notably, Fig. </w:delText>
        </w:r>
      </w:del>
      <w:del w:id="967" w:author="煜锐 黄" w:date="2024-10-23T22:43:00Z" w16du:dateUtc="2024-10-23T14:43:00Z">
        <w:r w:rsidDel="0038216F">
          <w:rPr>
            <w:rFonts w:hint="eastAsia"/>
          </w:rPr>
          <w:delText xml:space="preserve">4B </w:delText>
        </w:r>
      </w:del>
      <w:del w:id="968" w:author="煜锐 黄" w:date="2024-12-18T21:17:00Z" w16du:dateUtc="2024-12-18T13:17:00Z">
        <w:r w:rsidDel="00DC6077">
          <w:delText xml:space="preserve">indicates that </w:delText>
        </w:r>
      </w:del>
      <w:del w:id="969" w:author="煜锐 黄" w:date="2024-10-24T07:04:00Z" w16du:dateUtc="2024-10-23T23:04:00Z">
        <w:r w:rsidDel="00CA60EF">
          <w:rPr>
            <w:rFonts w:hint="eastAsia"/>
          </w:rPr>
          <w:delText>at</w:delText>
        </w:r>
      </w:del>
      <w:del w:id="970" w:author="煜锐 黄" w:date="2024-12-18T21:17:00Z" w16du:dateUtc="2024-12-18T13:17:00Z">
        <w:r w:rsidDel="00DC6077">
          <w:delText xml:space="preserve"> level distances </w:delText>
        </w:r>
      </w:del>
      <w:del w:id="971" w:author="煜锐 黄" w:date="2024-10-24T07:04:00Z" w16du:dateUtc="2024-10-23T23:04:00Z">
        <w:r w:rsidDel="00CA60EF">
          <w:delText>0 and 2</w:delText>
        </w:r>
      </w:del>
      <w:del w:id="972" w:author="煜锐 黄" w:date="2024-12-18T21:17:00Z" w16du:dateUtc="2024-12-18T13:17:00Z">
        <w:r w:rsidDel="00DC6077">
          <w:delText xml:space="preserve">, the </w:delText>
        </w:r>
        <w:r w:rsidDel="00DC6077">
          <w:rPr>
            <w:rFonts w:hint="eastAsia"/>
          </w:rPr>
          <w:delText>geographical</w:delText>
        </w:r>
        <w:r w:rsidDel="00DC6077">
          <w:delText xml:space="preserve"> mobility distance and the transition probabilities exhibit a negative correlation, which suggests that scientists tend to move to locations with shorter geographical distance</w:delText>
        </w:r>
        <w:r w:rsidDel="00DC6077">
          <w:rPr>
            <w:rFonts w:eastAsia="等线"/>
          </w:rPr>
          <w:delText xml:space="preserve">s when conducting movements between institutions in the same city (level distance is 0) or between institutions in different countries but </w:delText>
        </w:r>
        <w:r w:rsidDel="00DC6077">
          <w:delText>on the same continent (level distance is 2).</w:delText>
        </w:r>
        <w:r w:rsidDel="00DC6077">
          <w:rPr>
            <w:rFonts w:hint="eastAsia"/>
          </w:rPr>
          <w:delText xml:space="preserve"> </w:delText>
        </w:r>
        <w:r w:rsidRPr="007C78FE" w:rsidDel="00DC6077">
          <w:delText>This pattern is likely because scientists tend to seek new positions within familiar or previously collaborated institutions within their current cities, thereby increasing their likelihood of employment there.</w:delText>
        </w:r>
        <w:r w:rsidDel="00DC6077">
          <w:rPr>
            <w:rFonts w:hint="eastAsia"/>
          </w:rPr>
          <w:delText xml:space="preserve"> </w:delText>
        </w:r>
        <w:r w:rsidR="00200F3E" w:rsidRPr="00200F3E" w:rsidDel="00DC6077">
          <w:delText xml:space="preserve">Additionally, </w:delText>
        </w:r>
        <w:r w:rsidR="00200F3E" w:rsidDel="00DC6077">
          <w:rPr>
            <w:rFonts w:hint="eastAsia"/>
          </w:rPr>
          <w:delText>r</w:delText>
        </w:r>
        <w:r w:rsidR="00C42924" w:rsidDel="00DC6077">
          <w:delText>egarding international mobility, our dataset focused on 200 major cities, represent</w:delText>
        </w:r>
        <w:r w:rsidR="00C42924" w:rsidDel="00DC6077">
          <w:rPr>
            <w:rFonts w:eastAsia="等线"/>
          </w:rPr>
          <w:delText>ing</w:delText>
        </w:r>
        <w:r w:rsidR="00C42924" w:rsidDel="00DC6077">
          <w:delText xml:space="preserve"> only </w:delText>
        </w:r>
        <w:r w:rsidR="00C42924" w:rsidDel="00DC6077">
          <w:rPr>
            <w:rFonts w:eastAsia="等线"/>
          </w:rPr>
          <w:delText xml:space="preserve">a limited number of countries. The observed frequent intra-continental movement tend to occur within culturally similar regions, leading to the noted negative correlation between geographical distance and transition probability </w:delText>
        </w:r>
        <w:r w:rsidR="00C42924" w:rsidDel="00DC6077">
          <w:delText>at level distance</w:delText>
        </w:r>
        <w:r w:rsidR="00C42924" w:rsidDel="00DC6077">
          <w:rPr>
            <w:rFonts w:eastAsia="等线"/>
          </w:rPr>
          <w:delText xml:space="preserve"> 2.</w:delText>
        </w:r>
      </w:del>
    </w:p>
    <w:p w14:paraId="0497306B" w14:textId="4424D427" w:rsidR="00C42924" w:rsidDel="00DC6077" w:rsidRDefault="00C42924" w:rsidP="00C42924">
      <w:pPr>
        <w:rPr>
          <w:del w:id="973" w:author="煜锐 黄" w:date="2024-12-18T21:17:00Z" w16du:dateUtc="2024-12-18T13:17:00Z"/>
        </w:rPr>
      </w:pPr>
    </w:p>
    <w:p w14:paraId="37292F32" w14:textId="3AFF21BB" w:rsidR="00C42924" w:rsidDel="00DC6077" w:rsidRDefault="00200F3E" w:rsidP="00C42924">
      <w:pPr>
        <w:rPr>
          <w:del w:id="974" w:author="煜锐 黄" w:date="2024-12-18T21:17:00Z" w16du:dateUtc="2024-12-18T13:17:00Z"/>
        </w:rPr>
      </w:pPr>
      <w:del w:id="975" w:author="煜锐 黄" w:date="2024-12-18T21:17:00Z" w16du:dateUtc="2024-12-18T13:17:00Z">
        <w:r w:rsidRPr="00200F3E" w:rsidDel="00DC6077">
          <w:delText>Conversely, we observed a positive correlation between transition probability and geographical distance at level distance 3. This phenomenon is primarily observed in intercontinental moves between regions such as Asia-Europe, Asia-America, and Europe-America, and is less common in movements between proximate regions like South America and North America.</w:delText>
        </w:r>
        <w:r w:rsidDel="00DC6077">
          <w:rPr>
            <w:rFonts w:hint="eastAsia"/>
          </w:rPr>
          <w:delText xml:space="preserve"> </w:delText>
        </w:r>
        <w:r w:rsidR="00C42924" w:rsidDel="00DC6077">
          <w:delText>This increased frequency of intercontinental movements in the former regions can be attributed to greater average distances compared to the latter regions, leading to a higher transition probability as distance increases.</w:delText>
        </w:r>
      </w:del>
    </w:p>
    <w:p w14:paraId="1C3CFCCA" w14:textId="77777777" w:rsidR="00200F3E" w:rsidRPr="00200F3E" w:rsidRDefault="00200F3E" w:rsidP="00C42924"/>
    <w:p w14:paraId="42045F17" w14:textId="07FA471A" w:rsidR="00C42924" w:rsidRDefault="00C42924" w:rsidP="00C42924">
      <w:pPr>
        <w:jc w:val="center"/>
      </w:pPr>
      <w:del w:id="976" w:author="煜锐 黄" w:date="2024-10-23T22:43:00Z" w16du:dateUtc="2024-10-23T14:43:00Z">
        <w:r w:rsidDel="002378D0">
          <w:rPr>
            <w:noProof/>
          </w:rPr>
          <w:drawing>
            <wp:inline distT="0" distB="0" distL="0" distR="0" wp14:anchorId="7C992E96" wp14:editId="43B1867E">
              <wp:extent cx="4152900" cy="2395855"/>
              <wp:effectExtent l="0" t="0" r="0" b="4445"/>
              <wp:docPr id="11303082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52900" cy="2395855"/>
                      </a:xfrm>
                      <a:prstGeom prst="rect">
                        <a:avLst/>
                      </a:prstGeom>
                      <a:noFill/>
                      <a:ln>
                        <a:noFill/>
                      </a:ln>
                    </pic:spPr>
                  </pic:pic>
                </a:graphicData>
              </a:graphic>
            </wp:inline>
          </w:drawing>
        </w:r>
      </w:del>
      <w:ins w:id="977" w:author="煜锐 黄" w:date="2024-11-07T11:02:00Z" w16du:dateUtc="2024-11-07T03:02:00Z">
        <w:r w:rsidR="000D70F7">
          <w:rPr>
            <w:noProof/>
          </w:rPr>
          <w:drawing>
            <wp:inline distT="0" distB="0" distL="0" distR="0" wp14:anchorId="3B6FABF0" wp14:editId="37543012">
              <wp:extent cx="4591050" cy="4226248"/>
              <wp:effectExtent l="0" t="0" r="0" b="3175"/>
              <wp:docPr id="3186103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2534" cy="4236820"/>
                      </a:xfrm>
                      <a:prstGeom prst="rect">
                        <a:avLst/>
                      </a:prstGeom>
                      <a:noFill/>
                    </pic:spPr>
                  </pic:pic>
                </a:graphicData>
              </a:graphic>
            </wp:inline>
          </w:drawing>
        </w:r>
      </w:ins>
    </w:p>
    <w:p w14:paraId="3CC0CB99" w14:textId="535EC820" w:rsidR="00C42924" w:rsidRDefault="00C42924" w:rsidP="00C42924">
      <w:r>
        <w:rPr>
          <w:rStyle w:val="CaptionFigureandTableChar"/>
          <w:b/>
          <w:bCs/>
        </w:rPr>
        <w:t xml:space="preserve">Figure </w:t>
      </w:r>
      <w:del w:id="978" w:author="煜锐 黄" w:date="2024-12-19T17:49:00Z" w16du:dateUtc="2024-12-19T09:49:00Z">
        <w:r w:rsidDel="00224E82">
          <w:rPr>
            <w:rStyle w:val="CaptionFigureandTableChar"/>
            <w:b/>
            <w:bCs/>
          </w:rPr>
          <w:delText>4</w:delText>
        </w:r>
      </w:del>
      <w:ins w:id="979" w:author="煜锐 黄" w:date="2024-12-19T17:49:00Z" w16du:dateUtc="2024-12-19T09:49:00Z">
        <w:r w:rsidR="00224E82">
          <w:rPr>
            <w:rStyle w:val="CaptionFigureandTableChar"/>
            <w:rFonts w:hint="eastAsia"/>
            <w:b/>
            <w:bCs/>
          </w:rPr>
          <w:t>6</w:t>
        </w:r>
      </w:ins>
      <w:r>
        <w:rPr>
          <w:rStyle w:val="CaptionFigureandTableChar"/>
          <w:b/>
          <w:bCs/>
        </w:rPr>
        <w:t xml:space="preserve">. The distance of scientists’ mobility and its relationship to transition probability at different level distances. </w:t>
      </w:r>
      <w:r>
        <w:rPr>
          <w:rStyle w:val="CaptionFigureandTableChar"/>
          <w:b/>
        </w:rPr>
        <w:t>A.</w:t>
      </w:r>
      <w:r>
        <w:rPr>
          <w:rStyle w:val="CaptionFigureandTableChar"/>
        </w:rPr>
        <w:t xml:space="preserve"> The </w:t>
      </w:r>
      <w:r>
        <w:t>KDE</w:t>
      </w:r>
      <w:r>
        <w:rPr>
          <w:rStyle w:val="CaptionFigureandTableChar"/>
        </w:rPr>
        <w:t xml:space="preserve"> of distance of scienti</w:t>
      </w:r>
      <w:r>
        <w:t>sts’</w:t>
      </w:r>
      <w:r>
        <w:rPr>
          <w:rStyle w:val="CaptionFigureandTableChar"/>
        </w:rPr>
        <w:t xml:space="preserve"> mobility at different levels. </w:t>
      </w:r>
      <w:r>
        <w:rPr>
          <w:rStyle w:val="CaptionFigureandTableChar"/>
          <w:b/>
        </w:rPr>
        <w:t>B.</w:t>
      </w:r>
      <w:r>
        <w:rPr>
          <w:rStyle w:val="CaptionFigureandTableChar"/>
        </w:rPr>
        <w:t xml:space="preserve"> The correlation between geographical distance and transition probability at different level distances given home countries </w:t>
      </w:r>
      <w:del w:id="980" w:author="煜锐 黄" w:date="2024-12-18T21:12:00Z" w16du:dateUtc="2024-12-18T13:12:00Z">
        <w:r w:rsidDel="00A63B8B">
          <w:rPr>
            <w:rStyle w:val="CaptionFigureandTableChar"/>
          </w:rPr>
          <w:delText xml:space="preserve">during </w:delText>
        </w:r>
      </w:del>
      <w:del w:id="981" w:author="煜锐 黄" w:date="2024-10-23T22:43:00Z" w16du:dateUtc="2024-10-23T14:43:00Z">
        <w:r w:rsidDel="00CA15A7">
          <w:rPr>
            <w:rStyle w:val="CaptionFigureandTableChar"/>
          </w:rPr>
          <w:delText xml:space="preserve">2015 </w:delText>
        </w:r>
      </w:del>
      <w:del w:id="982" w:author="煜锐 黄" w:date="2024-12-18T21:12:00Z" w16du:dateUtc="2024-12-18T13:12:00Z">
        <w:r w:rsidDel="00A63B8B">
          <w:rPr>
            <w:rStyle w:val="CaptionFigureandTableChar"/>
          </w:rPr>
          <w:delText xml:space="preserve">and </w:delText>
        </w:r>
      </w:del>
      <w:del w:id="983" w:author="煜锐 黄" w:date="2024-10-23T22:43:00Z" w16du:dateUtc="2024-10-23T14:43:00Z">
        <w:r w:rsidDel="00CA15A7">
          <w:rPr>
            <w:rStyle w:val="CaptionFigureandTableChar"/>
          </w:rPr>
          <w:delText>2021</w:delText>
        </w:r>
      </w:del>
      <w:ins w:id="984" w:author="煜锐 黄" w:date="2024-12-18T21:12:00Z" w16du:dateUtc="2024-12-18T13:12:00Z">
        <w:r w:rsidR="00A63B8B">
          <w:rPr>
            <w:rStyle w:val="CaptionFigureandTableChar"/>
            <w:rFonts w:hint="eastAsia"/>
          </w:rPr>
          <w:t>in the 1</w:t>
        </w:r>
      </w:ins>
      <w:ins w:id="985" w:author="煜锐 黄" w:date="2024-12-30T20:46:00Z" w16du:dateUtc="2024-12-30T12:46:00Z">
        <w:r w:rsidR="00E15849">
          <w:rPr>
            <w:rStyle w:val="CaptionFigureandTableChar"/>
            <w:rFonts w:hint="eastAsia"/>
          </w:rPr>
          <w:t>3</w:t>
        </w:r>
      </w:ins>
      <w:ins w:id="986" w:author="煜锐 黄" w:date="2024-12-18T21:12:00Z" w16du:dateUtc="2024-12-18T13:12:00Z">
        <w:r w:rsidR="00A63B8B" w:rsidRPr="00A63B8B">
          <w:rPr>
            <w:rStyle w:val="CaptionFigureandTableChar"/>
            <w:vertAlign w:val="superscript"/>
            <w:rPrChange w:id="987" w:author="煜锐 黄" w:date="2024-12-18T21:12:00Z" w16du:dateUtc="2024-12-18T13:12:00Z">
              <w:rPr>
                <w:rStyle w:val="CaptionFigureandTableChar"/>
              </w:rPr>
            </w:rPrChange>
          </w:rPr>
          <w:t>th</w:t>
        </w:r>
        <w:r w:rsidR="00A63B8B">
          <w:rPr>
            <w:rStyle w:val="CaptionFigureandTableChar"/>
            <w:rFonts w:hint="eastAsia"/>
          </w:rPr>
          <w:t xml:space="preserve"> cohort</w:t>
        </w:r>
      </w:ins>
      <w:r>
        <w:rPr>
          <w:rStyle w:val="CaptionFigureandTableChar"/>
        </w:rPr>
        <w:t>. Color indicates mobility at different levels or with different level distance. Lines show the linear regression trends with 95% confidence intervals.</w:t>
      </w:r>
    </w:p>
    <w:p w14:paraId="4B4F890B" w14:textId="77777777" w:rsidR="00C42924" w:rsidRDefault="00C42924" w:rsidP="00C42924"/>
    <w:p w14:paraId="45494A61" w14:textId="77777777" w:rsidR="00C42924" w:rsidRDefault="00C42924" w:rsidP="00C42924">
      <w:r>
        <w:t xml:space="preserve"> </w:t>
      </w:r>
    </w:p>
    <w:p w14:paraId="27B74DD9" w14:textId="756EA444" w:rsidR="00C42924" w:rsidDel="006138F1" w:rsidRDefault="00C42924" w:rsidP="00C42924">
      <w:pPr>
        <w:pStyle w:val="3"/>
        <w:rPr>
          <w:moveFrom w:id="988" w:author="煜锐 黄" w:date="2024-12-17T15:53:00Z" w16du:dateUtc="2024-12-17T07:53:00Z"/>
        </w:rPr>
      </w:pPr>
      <w:moveFromRangeStart w:id="989" w:author="煜锐 黄" w:date="2024-12-17T15:53:00Z" w:name="move185343230"/>
      <w:moveFrom w:id="990" w:author="煜锐 黄" w:date="2024-12-17T15:53:00Z" w16du:dateUtc="2024-12-17T07:53:00Z">
        <w:r w:rsidDel="006138F1">
          <w:t>Attractiveness reveals the scientific status of regions</w:t>
        </w:r>
      </w:moveFrom>
    </w:p>
    <w:p w14:paraId="3E3232CF" w14:textId="797D4B3B" w:rsidR="00C42924" w:rsidDel="006138F1" w:rsidRDefault="00C42924" w:rsidP="00C42924">
      <w:pPr>
        <w:rPr>
          <w:moveFrom w:id="991" w:author="煜锐 黄" w:date="2024-12-17T15:53:00Z" w16du:dateUtc="2024-12-17T07:53:00Z"/>
        </w:rPr>
      </w:pPr>
      <w:moveFrom w:id="992" w:author="煜锐 黄" w:date="2024-12-17T15:53:00Z" w16du:dateUtc="2024-12-17T07:53:00Z">
        <w:r w:rsidDel="006138F1">
          <w:t xml:space="preserve">What </w:t>
        </w:r>
        <w:r w:rsidR="00C679B5" w:rsidDel="006138F1">
          <w:rPr>
            <w:rFonts w:hint="eastAsia"/>
          </w:rPr>
          <w:t xml:space="preserve">characteristics enhance the appeal of </w:t>
        </w:r>
        <w:r w:rsidDel="006138F1">
          <w:t>regions at each mobility</w:t>
        </w:r>
        <w:r w:rsidDel="006138F1">
          <w:rPr>
            <w:rFonts w:eastAsia="等线"/>
          </w:rPr>
          <w:t xml:space="preserve"> level? </w:t>
        </w:r>
        <w:r w:rsidDel="006138F1">
          <w:t xml:space="preserve"> Although scientists’ mobility</w:t>
        </w:r>
        <w:r w:rsidR="00C679B5" w:rsidDel="006138F1">
          <w:rPr>
            <w:rFonts w:hint="eastAsia"/>
          </w:rPr>
          <w:t xml:space="preserve"> decisions</w:t>
        </w:r>
        <w:r w:rsidR="00C679B5" w:rsidRPr="00C679B5" w:rsidDel="006138F1">
          <w:t xml:space="preserve"> are influenced by a myriad of factors pertinent to personal and professional development, our analysis delves into the collective attributes of regions that are quantifiable through our data.</w:t>
        </w:r>
        <w:r w:rsidR="00C679B5" w:rsidDel="006138F1">
          <w:rPr>
            <w:rFonts w:hint="eastAsia"/>
          </w:rPr>
          <w:t xml:space="preserve"> </w:t>
        </w:r>
        <w:r w:rsidDel="006138F1">
          <w:t xml:space="preserve">Specifically, we examine </w:t>
        </w:r>
        <w:r w:rsidR="00C679B5" w:rsidDel="006138F1">
          <w:rPr>
            <w:rFonts w:hint="eastAsia"/>
          </w:rPr>
          <w:t>three key aspects:</w:t>
        </w:r>
        <w:r w:rsidDel="006138F1">
          <w:t xml:space="preserve"> (i) the number of institutions within a region</w:t>
        </w:r>
        <w:r w:rsidR="00C679B5" w:rsidDel="006138F1">
          <w:rPr>
            <w:rFonts w:hint="eastAsia"/>
          </w:rPr>
          <w:t>,</w:t>
        </w:r>
        <w:r w:rsidDel="006138F1">
          <w:t xml:space="preserve"> </w:t>
        </w:r>
        <w:r w:rsidR="00C679B5" w:rsidDel="006138F1">
          <w:rPr>
            <w:rFonts w:hint="eastAsia"/>
          </w:rPr>
          <w:t>reflecting</w:t>
        </w:r>
        <w:r w:rsidDel="006138F1">
          <w:t xml:space="preserve"> the number of opportunities the region can provide to the mover</w:t>
        </w:r>
        <w:r w:rsidR="00C679B5" w:rsidDel="006138F1">
          <w:rPr>
            <w:rFonts w:hint="eastAsia"/>
          </w:rPr>
          <w:t>s</w:t>
        </w:r>
        <w:r w:rsidDel="006138F1">
          <w:t>, (ii) the number of researchers</w:t>
        </w:r>
        <w:r w:rsidR="00C679B5" w:rsidDel="006138F1">
          <w:rPr>
            <w:rFonts w:hint="eastAsia"/>
          </w:rPr>
          <w:t xml:space="preserve">, indicating the </w:t>
        </w:r>
        <w:r w:rsidDel="006138F1">
          <w:t>potential</w:t>
        </w:r>
        <w:r w:rsidR="00C679B5" w:rsidDel="006138F1">
          <w:rPr>
            <w:rFonts w:hint="eastAsia"/>
          </w:rPr>
          <w:t xml:space="preserve"> for</w:t>
        </w:r>
        <w:r w:rsidDel="006138F1">
          <w:t xml:space="preserve"> collaborations, and (iii) the number of publications</w:t>
        </w:r>
        <w:r w:rsidR="00C679B5" w:rsidDel="006138F1">
          <w:rPr>
            <w:rFonts w:hint="eastAsia"/>
          </w:rPr>
          <w:t xml:space="preserve">, representing </w:t>
        </w:r>
        <w:r w:rsidDel="006138F1">
          <w:t xml:space="preserve">the scientific capital within the region at a </w:t>
        </w:r>
        <w:r w:rsidR="00C679B5" w:rsidDel="006138F1">
          <w:rPr>
            <w:rFonts w:hint="eastAsia"/>
          </w:rPr>
          <w:t>given</w:t>
        </w:r>
        <w:r w:rsidDel="006138F1">
          <w:t xml:space="preserve"> level. </w:t>
        </w:r>
      </w:moveFrom>
    </w:p>
    <w:p w14:paraId="0F3C1BBF" w14:textId="56BC0135" w:rsidR="00C679B5" w:rsidRPr="00C679B5" w:rsidDel="006138F1" w:rsidRDefault="00C679B5" w:rsidP="00C42924">
      <w:pPr>
        <w:rPr>
          <w:moveFrom w:id="993" w:author="煜锐 黄" w:date="2024-12-17T15:53:00Z" w16du:dateUtc="2024-12-17T07:53:00Z"/>
        </w:rPr>
      </w:pPr>
    </w:p>
    <w:p w14:paraId="2C15DCB7" w14:textId="53EF022D" w:rsidR="00C42924" w:rsidDel="006138F1" w:rsidRDefault="00C42924" w:rsidP="00C42924">
      <w:pPr>
        <w:rPr>
          <w:moveFrom w:id="994" w:author="煜锐 黄" w:date="2024-12-17T15:53:00Z" w16du:dateUtc="2024-12-17T07:53:00Z"/>
        </w:rPr>
      </w:pPr>
      <w:moveFrom w:id="995" w:author="煜锐 黄" w:date="2024-12-17T15:53:00Z" w16du:dateUtc="2024-12-17T07:53:00Z">
        <w:r w:rsidDel="006138F1">
          <w:t xml:space="preserve">The results in </w:t>
        </w:r>
        <w:bookmarkStart w:id="996" w:name="OLE_LINK10"/>
        <w:r w:rsidDel="006138F1">
          <w:t>Fig.</w:t>
        </w:r>
        <w:bookmarkEnd w:id="996"/>
        <w:r w:rsidDel="006138F1">
          <w:t xml:space="preserve"> 5(A, C, E) reveal a positive correlation between the attractiveness of countries on different continents</w:t>
        </w:r>
        <w:r w:rsidDel="006138F1">
          <w:rPr>
            <w:rFonts w:eastAsia="等线"/>
          </w:rPr>
          <w:t xml:space="preserve"> and the</w:t>
        </w:r>
        <w:r w:rsidDel="006138F1">
          <w:t xml:space="preserve"> number of institutions, number of authors, and number of publications within the region.</w:t>
        </w:r>
        <w:r w:rsidR="00C679B5" w:rsidDel="006138F1">
          <w:rPr>
            <w:rFonts w:hint="eastAsia"/>
          </w:rPr>
          <w:t xml:space="preserve"> Similarly,</w:t>
        </w:r>
        <w:r w:rsidDel="006138F1">
          <w:t xml:space="preserve"> Fig. 5(B, D, F) represents cases at </w:t>
        </w:r>
        <w:r w:rsidDel="006138F1">
          <w:rPr>
            <w:rFonts w:eastAsia="等线"/>
          </w:rPr>
          <w:t>the</w:t>
        </w:r>
        <w:r w:rsidDel="006138F1">
          <w:t xml:space="preserve"> </w:t>
        </w:r>
        <w:r w:rsidDel="006138F1">
          <w:rPr>
            <w:rFonts w:eastAsia="等线"/>
          </w:rPr>
          <w:t>city level</w:t>
        </w:r>
        <w:r w:rsidR="00C679B5" w:rsidDel="006138F1">
          <w:rPr>
            <w:rFonts w:hint="eastAsia"/>
          </w:rPr>
          <w:t xml:space="preserve">, </w:t>
        </w:r>
        <w:r w:rsidR="00C679B5" w:rsidRPr="00C679B5" w:rsidDel="006138F1">
          <w:t>indicating that within each city, across national levels, these three indicators also positively correlate with attractiveness. Consequently, regions that demonstrate higher relative research proficiency and larger institutional scales possess a stronger capacity to attract external scholars.</w:t>
        </w:r>
      </w:moveFrom>
    </w:p>
    <w:p w14:paraId="53B78E75" w14:textId="13335ACE" w:rsidR="00C679B5" w:rsidRPr="00C679B5" w:rsidDel="006138F1" w:rsidRDefault="00C679B5" w:rsidP="00C42924">
      <w:pPr>
        <w:rPr>
          <w:moveFrom w:id="997" w:author="煜锐 黄" w:date="2024-12-17T15:53:00Z" w16du:dateUtc="2024-12-17T07:53:00Z"/>
        </w:rPr>
      </w:pPr>
    </w:p>
    <w:p w14:paraId="5DC12E32" w14:textId="7BDF60B1" w:rsidR="00C42924" w:rsidDel="006138F1" w:rsidRDefault="00C42924" w:rsidP="00C42924">
      <w:pPr>
        <w:jc w:val="center"/>
        <w:rPr>
          <w:moveFrom w:id="998" w:author="煜锐 黄" w:date="2024-12-17T15:53:00Z" w16du:dateUtc="2024-12-17T07:53:00Z"/>
        </w:rPr>
      </w:pPr>
      <w:moveFrom w:id="999" w:author="煜锐 黄" w:date="2024-12-17T15:53:00Z" w16du:dateUtc="2024-12-17T07:53:00Z">
        <w:r w:rsidDel="006138F1">
          <w:rPr>
            <w:noProof/>
          </w:rPr>
          <w:drawing>
            <wp:inline distT="0" distB="0" distL="0" distR="0" wp14:anchorId="1B9D2023" wp14:editId="005ED72E">
              <wp:extent cx="5274310" cy="3872230"/>
              <wp:effectExtent l="0" t="0" r="2540" b="0"/>
              <wp:docPr id="14869930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3872230"/>
                      </a:xfrm>
                      <a:prstGeom prst="rect">
                        <a:avLst/>
                      </a:prstGeom>
                      <a:noFill/>
                      <a:ln>
                        <a:noFill/>
                      </a:ln>
                    </pic:spPr>
                  </pic:pic>
                </a:graphicData>
              </a:graphic>
            </wp:inline>
          </w:drawing>
        </w:r>
      </w:moveFrom>
    </w:p>
    <w:p w14:paraId="57162C93" w14:textId="3CF5DD78" w:rsidR="00C42924" w:rsidDel="006138F1" w:rsidRDefault="00C42924" w:rsidP="00C42924">
      <w:pPr>
        <w:pStyle w:val="CaptionFigureandTable"/>
        <w:rPr>
          <w:moveFrom w:id="1000" w:author="煜锐 黄" w:date="2024-12-17T15:53:00Z" w16du:dateUtc="2024-12-17T07:53:00Z"/>
        </w:rPr>
      </w:pPr>
      <w:moveFrom w:id="1001" w:author="煜锐 黄" w:date="2024-12-17T15:53:00Z" w16du:dateUtc="2024-12-17T07:53:00Z">
        <w:r w:rsidDel="006138F1">
          <w:rPr>
            <w:rStyle w:val="CaptionFigureandTableChar"/>
            <w:b/>
            <w:bCs/>
          </w:rPr>
          <w:t>Figure 5. The correlation between region attractiveness and scientific status in different levels in the last cohort (11</w:t>
        </w:r>
        <w:r w:rsidDel="006138F1">
          <w:rPr>
            <w:rStyle w:val="CaptionFigureandTableChar"/>
            <w:b/>
            <w:bCs/>
            <w:vertAlign w:val="superscript"/>
          </w:rPr>
          <w:t>th</w:t>
        </w:r>
        <w:r w:rsidDel="006138F1">
          <w:rPr>
            <w:rStyle w:val="CaptionFigureandTableChar"/>
            <w:b/>
            <w:bCs/>
          </w:rPr>
          <w:t>: 2015–2021).</w:t>
        </w:r>
        <w:r w:rsidDel="006138F1">
          <w:rPr>
            <w:rStyle w:val="CaptionFigureandTableChar"/>
          </w:rPr>
          <w:t xml:space="preserve"> </w:t>
        </w:r>
        <w:r w:rsidDel="006138F1">
          <w:rPr>
            <w:b/>
            <w:bCs/>
          </w:rPr>
          <w:t>A, C, E</w:t>
        </w:r>
        <w:r w:rsidDel="006138F1">
          <w:t xml:space="preserve"> display the relationship between attractiveness and number of institutions, publications, and researchers, respectively, </w:t>
        </w:r>
        <w:r w:rsidR="00FC693F" w:rsidDel="006138F1">
          <w:rPr>
            <w:rFonts w:hint="eastAsia"/>
          </w:rPr>
          <w:t xml:space="preserve">of countries </w:t>
        </w:r>
        <w:r w:rsidDel="006138F1">
          <w:t xml:space="preserve">at the continent level. </w:t>
        </w:r>
        <w:r w:rsidDel="006138F1">
          <w:rPr>
            <w:b/>
            <w:bCs/>
          </w:rPr>
          <w:t>B, D, F</w:t>
        </w:r>
        <w:r w:rsidDel="006138F1">
          <w:t xml:space="preserve"> display the relationship between attractiveness and number of institutions, publications, and researchers</w:t>
        </w:r>
        <w:r w:rsidR="00726B36" w:rsidDel="006138F1">
          <w:rPr>
            <w:rFonts w:hint="eastAsia"/>
          </w:rPr>
          <w:t xml:space="preserve"> </w:t>
        </w:r>
        <w:r w:rsidR="00FC693F" w:rsidDel="006138F1">
          <w:rPr>
            <w:rFonts w:hint="eastAsia"/>
          </w:rPr>
          <w:t xml:space="preserve">of cities </w:t>
        </w:r>
        <w:r w:rsidDel="006138F1">
          <w:t>at the country level</w:t>
        </w:r>
        <w:r w:rsidR="00726B36" w:rsidDel="006138F1">
          <w:t>, respectively</w:t>
        </w:r>
        <w:r w:rsidDel="006138F1">
          <w:t xml:space="preserve">. Marker color and shape distinguish among regions. </w:t>
        </w:r>
        <w:bookmarkStart w:id="1002" w:name="_Hlk154513101"/>
        <w:r w:rsidDel="006138F1">
          <w:t>Lines show the linear regression trends with 95% confidence intervals.</w:t>
        </w:r>
        <w:bookmarkEnd w:id="1002"/>
      </w:moveFrom>
    </w:p>
    <w:moveFromRangeEnd w:id="989"/>
    <w:p w14:paraId="08B8D946" w14:textId="77777777" w:rsidR="00C42924" w:rsidRDefault="00C42924" w:rsidP="00C42924">
      <w:pPr>
        <w:pStyle w:val="CaptionFigureandTable"/>
      </w:pPr>
    </w:p>
    <w:p w14:paraId="36740C0D" w14:textId="77777777" w:rsidR="00C42924" w:rsidRPr="00692E35" w:rsidRDefault="00C42924" w:rsidP="00C42924">
      <w:pPr>
        <w:pStyle w:val="2"/>
        <w:rPr>
          <w:sz w:val="28"/>
          <w:szCs w:val="28"/>
        </w:rPr>
      </w:pPr>
      <w:r w:rsidRPr="00692E35">
        <w:rPr>
          <w:sz w:val="28"/>
          <w:szCs w:val="28"/>
        </w:rPr>
        <w:t>Discussion</w:t>
      </w:r>
    </w:p>
    <w:p w14:paraId="33E64689" w14:textId="1783B166" w:rsidR="00C679B5" w:rsidRDefault="00C679B5" w:rsidP="00C42924">
      <w:pPr>
        <w:pStyle w:val="CaptionFigureandTable"/>
        <w:spacing w:before="0"/>
      </w:pPr>
      <w:r w:rsidRPr="00C679B5">
        <w:t xml:space="preserve">Empirical </w:t>
      </w:r>
      <w:r w:rsidR="00D47818">
        <w:rPr>
          <w:rFonts w:hint="eastAsia"/>
        </w:rPr>
        <w:t>studie</w:t>
      </w:r>
      <w:r w:rsidRPr="00C679B5">
        <w:t xml:space="preserve">s have </w:t>
      </w:r>
      <w:r w:rsidR="00D47818">
        <w:rPr>
          <w:rFonts w:hint="eastAsia"/>
        </w:rPr>
        <w:t>established</w:t>
      </w:r>
      <w:r w:rsidRPr="00C679B5">
        <w:t xml:space="preserve"> the presence of scales in human mobility behavior</w:t>
      </w:r>
      <w:r w:rsidR="00C42924">
        <w:t xml:space="preserve"> </w:t>
      </w:r>
      <w:r w:rsidR="00C42924">
        <w:fldChar w:fldCharType="begin"/>
      </w:r>
      <w:r w:rsidR="00055B88">
        <w:instrText xml:space="preserve"> ADDIN EN.CITE &lt;EndNote&gt;&lt;Cite&gt;&lt;Author&gt;Alessandretti&lt;/Author&gt;&lt;Year&gt;2020&lt;/Year&gt;&lt;RecNum&gt;145&lt;/RecNum&gt;&lt;DisplayText&gt;[14, 44]&lt;/DisplayText&gt;&lt;record&gt;&lt;rec-number&gt;145&lt;/rec-number&gt;&lt;foreign-keys&gt;&lt;key app="EN" db-id="5zfa2svsnsw5ryevwf45swzf05aawprxx9ve" timestamp="1689750022"&gt;145&lt;/key&gt;&lt;/foreign-keys&gt;&lt;ref-type name="Journal Article"&gt;17&lt;/ref-type&gt;&lt;contributors&gt;&lt;authors&gt;&lt;author&gt;Alessandretti, Laura&lt;/author&gt;&lt;author&gt;Aslak, Ulf&lt;/author&gt;&lt;author&gt;Lehmann, Sune&lt;/author&gt;&lt;/authors&gt;&lt;/contributors&gt;&lt;titles&gt;&lt;title&gt;The scales of human mobility&lt;/title&gt;&lt;secondary-title&gt;Nature&lt;/secondary-title&gt;&lt;/titles&gt;&lt;periodical&gt;&lt;full-title&gt;Nature&lt;/full-title&gt;&lt;/periodical&gt;&lt;pages&gt;402-407&lt;/pages&gt;&lt;volume&gt;587&lt;/volume&gt;&lt;number&gt;7834&lt;/number&gt;&lt;dates&gt;&lt;year&gt;2020&lt;/year&gt;&lt;pub-dates&gt;&lt;date&gt;2020/11/01&lt;/date&gt;&lt;/pub-dates&gt;&lt;/dates&gt;&lt;isbn&gt;1476-4687&lt;/isbn&gt;&lt;urls&gt;&lt;related-urls&gt;&lt;url&gt;https://doi.org/10.1038/s41586-020-2909-1&lt;/url&gt;&lt;/related-urls&gt;&lt;/urls&gt;&lt;electronic-resource-num&gt;10.1038/s41586-020-2909-1&lt;/electronic-resource-num&gt;&lt;/record&gt;&lt;/Cite&gt;&lt;Cite&gt;&lt;Author&gt;Alessandretti&lt;/Author&gt;&lt;Year&gt;2017&lt;/Year&gt;&lt;RecNum&gt;4&lt;/RecNum&gt;&lt;record&gt;&lt;rec-number&gt;4&lt;/rec-number&gt;&lt;foreign-keys&gt;&lt;key app="EN" db-id="wadtpwtv79pwegettfhpwd9fxwds9z55dwra" timestamp="1693293044"&gt;4&lt;/key&gt;&lt;/foreign-keys&gt;&lt;ref-type name="Journal Article"&gt;17&lt;/ref-type&gt;&lt;contributors&gt;&lt;authors&gt;&lt;author&gt;Alessandretti, Laura&lt;/author&gt;&lt;author&gt;Sapiezynski, Piotr&lt;/author&gt;&lt;author&gt;Lehmann, Sune&lt;/author&gt;&lt;author&gt;Baronchelli, Andrea&lt;/author&gt;&lt;/authors&gt;&lt;/contributors&gt;&lt;titles&gt;&lt;title&gt;Multi-scale spatio-temporal analysis of human mobility&lt;/title&gt;&lt;secondary-title&gt;PloS one&lt;/secondary-title&gt;&lt;/titles&gt;&lt;pages&gt;e0171686&lt;/pages&gt;&lt;volume&gt;12&lt;/volume&gt;&lt;number&gt;2&lt;/number&gt;&lt;dates&gt;&lt;year&gt;2017&lt;/year&gt;&lt;/dates&gt;&lt;isbn&gt;1932-6203&lt;/isbn&gt;&lt;urls&gt;&lt;/urls&gt;&lt;/record&gt;&lt;/Cite&gt;&lt;/EndNote&gt;</w:instrText>
      </w:r>
      <w:r w:rsidR="00C42924">
        <w:fldChar w:fldCharType="separate"/>
      </w:r>
      <w:r w:rsidR="00055B88">
        <w:rPr>
          <w:noProof/>
        </w:rPr>
        <w:t>[</w:t>
      </w:r>
      <w:hyperlink w:anchor="_ENREF_14" w:tooltip="Alessandretti, 2020 #145" w:history="1">
        <w:r w:rsidR="00BB5B3B" w:rsidRPr="00BB5B3B">
          <w:rPr>
            <w:rStyle w:val="a7"/>
          </w:rPr>
          <w:t>14</w:t>
        </w:r>
      </w:hyperlink>
      <w:r w:rsidR="00055B88">
        <w:rPr>
          <w:noProof/>
        </w:rPr>
        <w:t xml:space="preserve">, </w:t>
      </w:r>
      <w:hyperlink w:anchor="_ENREF_44" w:tooltip="Alessandretti, 2017 #4" w:history="1">
        <w:r w:rsidR="00BB5B3B" w:rsidRPr="00BB5B3B">
          <w:rPr>
            <w:rStyle w:val="a7"/>
          </w:rPr>
          <w:t>44</w:t>
        </w:r>
      </w:hyperlink>
      <w:r w:rsidR="00055B88">
        <w:rPr>
          <w:noProof/>
        </w:rPr>
        <w:t>]</w:t>
      </w:r>
      <w:r w:rsidR="00C42924">
        <w:fldChar w:fldCharType="end"/>
      </w:r>
      <w:r w:rsidR="00C42924">
        <w:t xml:space="preserve">. </w:t>
      </w:r>
      <w:r w:rsidR="00D47818">
        <w:rPr>
          <w:rFonts w:hint="eastAsia"/>
        </w:rPr>
        <w:t>O</w:t>
      </w:r>
      <w:r>
        <w:rPr>
          <w:rFonts w:hint="eastAsia"/>
        </w:rPr>
        <w:t xml:space="preserve">ur findings illustrate comparable patterns in scientific mobility, as depicted </w:t>
      </w:r>
      <w:r>
        <w:rPr>
          <w:rFonts w:hint="eastAsia"/>
        </w:rPr>
        <w:lastRenderedPageBreak/>
        <w:t>in Fig. 1</w:t>
      </w:r>
      <w:r>
        <w:t>(</w:t>
      </w:r>
      <w:ins w:id="1003" w:author="煜锐 黄" w:date="2024-12-18T21:22:00Z" w16du:dateUtc="2024-12-18T13:22:00Z">
        <w:r w:rsidR="00FF6C58">
          <w:rPr>
            <w:rFonts w:hint="eastAsia"/>
          </w:rPr>
          <w:t xml:space="preserve">A, </w:t>
        </w:r>
      </w:ins>
      <w:r w:rsidR="00FC693F">
        <w:rPr>
          <w:rFonts w:hint="eastAsia"/>
        </w:rPr>
        <w:t>B</w:t>
      </w:r>
      <w:r>
        <w:t xml:space="preserve">, </w:t>
      </w:r>
      <w:ins w:id="1004" w:author="煜锐 黄" w:date="2024-12-18T21:22:00Z" w16du:dateUtc="2024-12-18T13:22:00Z">
        <w:r w:rsidR="00FF6C58">
          <w:t>and</w:t>
        </w:r>
        <w:r w:rsidR="00FF6C58">
          <w:rPr>
            <w:rFonts w:hint="eastAsia"/>
          </w:rPr>
          <w:t xml:space="preserve"> </w:t>
        </w:r>
      </w:ins>
      <w:r w:rsidR="00FC693F">
        <w:rPr>
          <w:rFonts w:hint="eastAsia"/>
        </w:rPr>
        <w:t>C</w:t>
      </w:r>
      <w:del w:id="1005" w:author="煜锐 黄" w:date="2024-12-18T21:22:00Z" w16du:dateUtc="2024-12-18T13:22:00Z">
        <w:r w:rsidDel="00FF6C58">
          <w:delText xml:space="preserve">, and </w:delText>
        </w:r>
        <w:r w:rsidR="00FC693F" w:rsidDel="00FF6C58">
          <w:rPr>
            <w:rFonts w:hint="eastAsia"/>
          </w:rPr>
          <w:delText>D</w:delText>
        </w:r>
      </w:del>
      <w:r>
        <w:t>)</w:t>
      </w:r>
      <w:r>
        <w:rPr>
          <w:rFonts w:hint="eastAsia"/>
        </w:rPr>
        <w:t xml:space="preserve">, where </w:t>
      </w:r>
      <w:r>
        <w:t>scientists’ internal mobility within regions, such as cities, nations, or continents, is greater than their external movements to other regions.</w:t>
      </w:r>
      <w:r w:rsidR="008823B9" w:rsidRPr="008823B9">
        <w:t xml:space="preserve"> </w:t>
      </w:r>
      <w:r w:rsidR="00D47818">
        <w:rPr>
          <w:rFonts w:hint="eastAsia"/>
        </w:rPr>
        <w:t>Building</w:t>
      </w:r>
      <w:r w:rsidR="008823B9" w:rsidRPr="008823B9">
        <w:t xml:space="preserve"> the SMART model and maximum likelihood estimation, we analyzed the trajectories of </w:t>
      </w:r>
      <w:del w:id="1006" w:author="煜锐 黄" w:date="2024-12-19T17:49:00Z" w16du:dateUtc="2024-12-19T09:49:00Z">
        <w:r w:rsidR="008823B9" w:rsidRPr="008823B9" w:rsidDel="006F318A">
          <w:delText>2</w:delText>
        </w:r>
      </w:del>
      <w:ins w:id="1007" w:author="煜锐 黄" w:date="2024-12-19T17:49:00Z" w16du:dateUtc="2024-12-19T09:49:00Z">
        <w:r w:rsidR="006F318A">
          <w:rPr>
            <w:rFonts w:hint="eastAsia"/>
          </w:rPr>
          <w:t>3</w:t>
        </w:r>
      </w:ins>
      <w:r w:rsidR="008823B9" w:rsidRPr="008823B9">
        <w:t xml:space="preserve">.03 million scientists from 1960 to </w:t>
      </w:r>
      <w:del w:id="1008" w:author="煜锐 黄" w:date="2024-12-18T21:22:00Z" w16du:dateUtc="2024-12-18T13:22:00Z">
        <w:r w:rsidR="008823B9" w:rsidRPr="008823B9" w:rsidDel="00FF6C58">
          <w:delText>2021</w:delText>
        </w:r>
      </w:del>
      <w:ins w:id="1009" w:author="煜锐 黄" w:date="2024-12-18T21:22:00Z" w16du:dateUtc="2024-12-18T13:22:00Z">
        <w:r w:rsidR="00FF6C58">
          <w:rPr>
            <w:rFonts w:hint="eastAsia"/>
          </w:rPr>
          <w:t>2024</w:t>
        </w:r>
      </w:ins>
      <w:r w:rsidR="008823B9" w:rsidRPr="008823B9">
        <w:t>, segmented into 5-year intervals. This analysis underscores the importance of administrative units as fundamental entities for studying scientist mobility.</w:t>
      </w:r>
    </w:p>
    <w:p w14:paraId="64119D44" w14:textId="77777777" w:rsidR="00C679B5" w:rsidRDefault="00C679B5" w:rsidP="00C42924">
      <w:pPr>
        <w:pStyle w:val="CaptionFigureandTable"/>
        <w:spacing w:before="0"/>
      </w:pPr>
    </w:p>
    <w:p w14:paraId="723068D2" w14:textId="1A1B8A55" w:rsidR="008823B9" w:rsidRPr="008823B9" w:rsidRDefault="008823B9" w:rsidP="00C42924">
      <w:pPr>
        <w:pStyle w:val="CaptionFigureandTable"/>
        <w:spacing w:before="0"/>
      </w:pPr>
      <w:r w:rsidRPr="008823B9">
        <w:t xml:space="preserve">Our model highlights how </w:t>
      </w:r>
      <w:r>
        <w:t>“</w:t>
      </w:r>
      <w:r w:rsidRPr="008823B9">
        <w:t>attractiveness</w:t>
      </w:r>
      <w:r>
        <w:t>”</w:t>
      </w:r>
      <w:r w:rsidRPr="008823B9">
        <w:t xml:space="preserve"> of a region and </w:t>
      </w:r>
      <w:r>
        <w:t>“</w:t>
      </w:r>
      <w:r w:rsidRPr="008823B9">
        <w:t>transition probabilities</w:t>
      </w:r>
      <w:r>
        <w:t>”</w:t>
      </w:r>
      <w:r w:rsidRPr="008823B9">
        <w:t xml:space="preserve"> at different level distances contribute to understanding mobility dynamics.</w:t>
      </w:r>
      <w:r>
        <w:rPr>
          <w:rFonts w:hint="eastAsia"/>
        </w:rPr>
        <w:t xml:space="preserve"> </w:t>
      </w:r>
      <w:r w:rsidR="00D47818">
        <w:rPr>
          <w:rFonts w:hint="eastAsia"/>
        </w:rPr>
        <w:t>A</w:t>
      </w:r>
      <w:r w:rsidR="00C42924">
        <w:t>ttractiveness reveals the relative appeal of a region compared to regions within the same parent region</w:t>
      </w:r>
      <w:r>
        <w:rPr>
          <w:rFonts w:hint="eastAsia"/>
        </w:rPr>
        <w:t xml:space="preserve">, while defined </w:t>
      </w:r>
      <w:r>
        <w:t>transition probabilities</w:t>
      </w:r>
      <w:r w:rsidRPr="008823B9">
        <w:t xml:space="preserve"> </w:t>
      </w:r>
      <w:r>
        <w:t>at different level distances</w:t>
      </w:r>
      <w:r>
        <w:rPr>
          <w:rFonts w:hint="eastAsia"/>
        </w:rPr>
        <w:t xml:space="preserve"> reflect the likelihood of moves </w:t>
      </w:r>
      <w:r>
        <w:t>relative</w:t>
      </w:r>
      <w:r>
        <w:rPr>
          <w:rFonts w:hint="eastAsia"/>
        </w:rPr>
        <w:t xml:space="preserve"> to a </w:t>
      </w:r>
      <w:r>
        <w:t>scientist’s home country.</w:t>
      </w:r>
      <w:r>
        <w:rPr>
          <w:rFonts w:hint="eastAsia"/>
        </w:rPr>
        <w:t xml:space="preserve"> </w:t>
      </w:r>
      <w:r w:rsidR="00E11784">
        <w:rPr>
          <w:rFonts w:hint="eastAsia"/>
        </w:rPr>
        <w:t>Notab</w:t>
      </w:r>
      <w:r>
        <w:rPr>
          <w:rFonts w:hint="eastAsia"/>
        </w:rPr>
        <w:t xml:space="preserve">ly, we observed varying correlations </w:t>
      </w:r>
      <w:r w:rsidRPr="008823B9">
        <w:t>between geographical distance and transition probability across different level distances, with negative correlations at levels 0</w:t>
      </w:r>
      <w:ins w:id="1010" w:author="煜锐 黄" w:date="2024-12-19T18:22:00Z" w16du:dateUtc="2024-12-19T10:22:00Z">
        <w:r w:rsidR="00CC0463">
          <w:rPr>
            <w:rFonts w:hint="eastAsia"/>
          </w:rPr>
          <w:t>,</w:t>
        </w:r>
        <w:r w:rsidR="000956D9">
          <w:rPr>
            <w:rFonts w:hint="eastAsia"/>
          </w:rPr>
          <w:t xml:space="preserve"> </w:t>
        </w:r>
        <w:r w:rsidR="00CC0463">
          <w:rPr>
            <w:rFonts w:hint="eastAsia"/>
          </w:rPr>
          <w:t>1</w:t>
        </w:r>
      </w:ins>
      <w:r w:rsidRPr="008823B9">
        <w:t xml:space="preserve"> and 2, an insight not previously documented.</w:t>
      </w:r>
    </w:p>
    <w:p w14:paraId="01EF6312" w14:textId="77777777" w:rsidR="00C42924" w:rsidRDefault="00C42924" w:rsidP="00C42924">
      <w:pPr>
        <w:pStyle w:val="CaptionFigureandTable"/>
        <w:spacing w:before="0"/>
      </w:pPr>
    </w:p>
    <w:p w14:paraId="53F2755D" w14:textId="17D9E98A" w:rsidR="00C42924" w:rsidRPr="00DE048E" w:rsidRDefault="00C42924" w:rsidP="00C42924">
      <w:pPr>
        <w:pStyle w:val="CaptionFigureandTable"/>
        <w:spacing w:before="0"/>
      </w:pPr>
      <w:r>
        <w:t xml:space="preserve">The concept of </w:t>
      </w:r>
      <w:r w:rsidR="008823B9">
        <w:t>“</w:t>
      </w:r>
      <w:r>
        <w:t>transition probability</w:t>
      </w:r>
      <w:r w:rsidR="008823B9">
        <w:t>”</w:t>
      </w:r>
      <w:r>
        <w:t xml:space="preserve"> encompasses various factors</w:t>
      </w:r>
      <w:r w:rsidR="008823B9">
        <w:rPr>
          <w:rFonts w:hint="eastAsia"/>
        </w:rPr>
        <w:t xml:space="preserve"> </w:t>
      </w:r>
      <w:r w:rsidR="008823B9" w:rsidRPr="008823B9">
        <w:t>influencing international scientists</w:t>
      </w:r>
      <w:r w:rsidR="008823B9">
        <w:t>’</w:t>
      </w:r>
      <w:r w:rsidR="008823B9" w:rsidRPr="008823B9">
        <w:t xml:space="preserve"> mobility</w:t>
      </w:r>
      <w:r>
        <w:t>, such as culture differences, language disparities, and economic variations</w:t>
      </w:r>
      <w:r w:rsidR="008823B9" w:rsidRPr="008823B9">
        <w:t>, all crucial in shaping a scientist</w:t>
      </w:r>
      <w:r w:rsidR="008823B9">
        <w:t>’</w:t>
      </w:r>
      <w:r w:rsidR="008823B9" w:rsidRPr="008823B9">
        <w:t>s ease of transition to a new academic or research environment.</w:t>
      </w:r>
      <w:r w:rsidR="008823B9">
        <w:rPr>
          <w:rFonts w:hint="eastAsia"/>
        </w:rPr>
        <w:t xml:space="preserve"> Meanwhile, </w:t>
      </w:r>
      <w:r w:rsidR="008823B9">
        <w:t>“</w:t>
      </w:r>
      <w:r w:rsidR="008823B9" w:rsidRPr="008823B9">
        <w:t>attractiveness</w:t>
      </w:r>
      <w:r w:rsidR="008823B9">
        <w:t>”</w:t>
      </w:r>
      <w:r w:rsidR="008823B9" w:rsidRPr="008823B9">
        <w:t xml:space="preserve"> relates to the prestige and potential for </w:t>
      </w:r>
      <w:del w:id="1011" w:author="煜锐 黄" w:date="2024-12-19T18:23:00Z" w16du:dateUtc="2024-12-19T10:23:00Z">
        <w:r w:rsidR="008823B9" w:rsidRPr="008823B9" w:rsidDel="002516C8">
          <w:delText xml:space="preserve">collaboration </w:delText>
        </w:r>
      </w:del>
      <w:ins w:id="1012" w:author="煜锐 黄" w:date="2024-12-19T18:23:00Z" w16du:dateUtc="2024-12-19T10:23:00Z">
        <w:r w:rsidR="002516C8">
          <w:rPr>
            <w:rFonts w:hint="eastAsia"/>
          </w:rPr>
          <w:t>further development</w:t>
        </w:r>
        <w:r w:rsidR="002516C8" w:rsidRPr="008823B9">
          <w:t xml:space="preserve"> </w:t>
        </w:r>
      </w:ins>
      <w:del w:id="1013" w:author="煜锐 黄" w:date="2024-12-19T18:24:00Z" w16du:dateUtc="2024-12-19T10:24:00Z">
        <w:r w:rsidR="008823B9" w:rsidRPr="008823B9" w:rsidDel="00803E68">
          <w:delText>at a host institution</w:delText>
        </w:r>
      </w:del>
      <w:ins w:id="1014" w:author="煜锐 黄" w:date="2024-12-19T18:24:00Z" w16du:dateUtc="2024-12-19T10:24:00Z">
        <w:r w:rsidR="00803E68">
          <w:rPr>
            <w:rFonts w:hint="eastAsia"/>
          </w:rPr>
          <w:t>of a geographical region</w:t>
        </w:r>
      </w:ins>
      <w:r w:rsidR="008823B9" w:rsidRPr="008823B9">
        <w:t xml:space="preserve">, suggesting that institutions are not merely chosen for their </w:t>
      </w:r>
      <w:ins w:id="1015" w:author="煜锐 黄" w:date="2024-12-19T18:25:00Z" w16du:dateUtc="2024-12-19T10:25:00Z">
        <w:r w:rsidR="007003B4">
          <w:rPr>
            <w:rFonts w:hint="eastAsia"/>
          </w:rPr>
          <w:t xml:space="preserve">scientific </w:t>
        </w:r>
      </w:ins>
      <w:r w:rsidR="008823B9" w:rsidRPr="008823B9">
        <w:t xml:space="preserve">reputation but also for the </w:t>
      </w:r>
      <w:ins w:id="1016" w:author="煜锐 黄" w:date="2024-12-19T18:25:00Z" w16du:dateUtc="2024-12-19T10:25:00Z">
        <w:r w:rsidR="001C6BC7">
          <w:rPr>
            <w:rFonts w:hint="eastAsia"/>
          </w:rPr>
          <w:t xml:space="preserve">living </w:t>
        </w:r>
        <w:r w:rsidR="001C6BC7" w:rsidRPr="00DE048E">
          <w:rPr>
            <w:rFonts w:hint="eastAsia"/>
          </w:rPr>
          <w:t xml:space="preserve">condition, education service and </w:t>
        </w:r>
        <w:r w:rsidR="001C6BC7" w:rsidRPr="00DE048E">
          <w:t>convenient</w:t>
        </w:r>
        <w:r w:rsidR="001C6BC7" w:rsidRPr="00DE048E">
          <w:rPr>
            <w:rFonts w:hint="eastAsia"/>
          </w:rPr>
          <w:t xml:space="preserve"> transportation</w:t>
        </w:r>
      </w:ins>
      <w:del w:id="1017" w:author="煜锐 黄" w:date="2024-12-19T18:25:00Z" w16du:dateUtc="2024-12-19T10:25:00Z">
        <w:r w:rsidR="008823B9" w:rsidRPr="00DE048E" w:rsidDel="001C6BC7">
          <w:delText>collaborative and research opportunities</w:delText>
        </w:r>
      </w:del>
      <w:r w:rsidR="008823B9" w:rsidRPr="00DE048E">
        <w:t xml:space="preserve"> they offer.</w:t>
      </w:r>
      <w:r w:rsidR="008823B9" w:rsidRPr="00DE048E">
        <w:rPr>
          <w:rFonts w:hint="eastAsia"/>
        </w:rPr>
        <w:t xml:space="preserve"> </w:t>
      </w:r>
    </w:p>
    <w:p w14:paraId="0DA54481" w14:textId="77777777" w:rsidR="002B49CD" w:rsidRPr="00DE048E" w:rsidRDefault="002B49CD" w:rsidP="00C42924">
      <w:pPr>
        <w:pStyle w:val="CaptionFigureandTable"/>
        <w:spacing w:before="0"/>
      </w:pPr>
    </w:p>
    <w:p w14:paraId="239420DE" w14:textId="24C96EC6" w:rsidR="00C42924" w:rsidRPr="00DE048E" w:rsidDel="00DE048E" w:rsidRDefault="00DE048E" w:rsidP="00C42924">
      <w:pPr>
        <w:pStyle w:val="CaptionFigureandTable"/>
        <w:spacing w:before="0"/>
        <w:rPr>
          <w:del w:id="1018" w:author="煜锐 黄" w:date="2024-12-19T18:28:00Z" w16du:dateUtc="2024-12-19T10:28:00Z"/>
          <w:rPrChange w:id="1019" w:author="煜锐 黄" w:date="2024-12-19T19:06:00Z" w16du:dateUtc="2024-12-19T11:06:00Z">
            <w:rPr>
              <w:del w:id="1020" w:author="煜锐 黄" w:date="2024-12-19T18:28:00Z" w16du:dateUtc="2024-12-19T10:28:00Z"/>
              <w:color w:val="FF0000"/>
            </w:rPr>
          </w:rPrChange>
        </w:rPr>
      </w:pPr>
      <w:ins w:id="1021" w:author="煜锐 黄" w:date="2024-12-19T19:06:00Z" w16du:dateUtc="2024-12-19T11:06:00Z">
        <w:r w:rsidRPr="00DE048E">
          <w:rPr>
            <w:rPrChange w:id="1022" w:author="煜锐 黄" w:date="2024-12-19T19:06:00Z" w16du:dateUtc="2024-12-19T11:06:00Z">
              <w:rPr>
                <w:color w:val="FF0000"/>
              </w:rPr>
            </w:rPrChange>
          </w:rPr>
          <w:t>This study is among the first to use actual administrative regions to analyze scientists’ mobility patterns, advancing our understanding of how proximity within cities and across continents is differently valued by researchers. While scientists tend to prioritize proximity within the same city, intercontinental relocations appear to be less influenced by geographic distance. A limitation of our approach is the use of 5-year segmentation, which simplifies the calculation of coefficients within the SMART model. However, this segmentation sacrifices finer data granularity and may compromise accuracy due to the varying durations of scientists' careers and their institutional affiliations.</w:t>
        </w:r>
      </w:ins>
      <w:del w:id="1023" w:author="煜锐 黄" w:date="2024-12-19T18:28:00Z" w16du:dateUtc="2024-12-19T10:28:00Z">
        <w:r w:rsidR="002B49CD" w:rsidRPr="00DE048E" w:rsidDel="000D25BD">
          <w:delText xml:space="preserve">This study pioneers the use of actual administrative regions to analyze scientists’ mobility patterns, enhancing our understanding of how proximity within cities and cross-continent moves are valued differently by scientists. </w:delText>
        </w:r>
        <w:r w:rsidR="00E11784" w:rsidRPr="00DE048E" w:rsidDel="000D25BD">
          <w:delText xml:space="preserve">While proximity is preferred within the same city, intercontinental relocations are less influenced by distance. </w:delText>
        </w:r>
        <w:r w:rsidR="00E11784" w:rsidRPr="00DE048E" w:rsidDel="000D25BD">
          <w:rPr>
            <w:rFonts w:hint="eastAsia"/>
          </w:rPr>
          <w:delText>A</w:delText>
        </w:r>
        <w:r w:rsidR="002D3388" w:rsidRPr="00DE048E" w:rsidDel="000D25BD">
          <w:delText xml:space="preserve"> limitation of our study is the selection of </w:delText>
        </w:r>
      </w:del>
      <w:del w:id="1024" w:author="煜锐 黄" w:date="2024-12-19T18:27:00Z" w16du:dateUtc="2024-12-19T10:27:00Z">
        <w:r w:rsidR="002D3388" w:rsidRPr="00DE048E" w:rsidDel="00092309">
          <w:delText>only the top 200 cities globally based on scientific activity, potentially overlooking emerging scientific hubs.</w:delText>
        </w:r>
      </w:del>
      <w:del w:id="1025" w:author="煜锐 黄" w:date="2024-12-19T18:28:00Z" w16du:dateUtc="2024-12-19T10:28:00Z">
        <w:r w:rsidR="002D3388" w:rsidRPr="00DE048E" w:rsidDel="000D25BD">
          <w:delText xml:space="preserve"> Moreover, the use of a 5-year segmentation interval for analyzing trajectories, while reducing computational complexity, may sacrifice some accuracy due to the varied durations of scientists’ careers and their institutional affiliations.</w:delText>
        </w:r>
      </w:del>
    </w:p>
    <w:p w14:paraId="1FDD4F4A" w14:textId="77777777" w:rsidR="00DE048E" w:rsidRPr="00DE048E" w:rsidRDefault="00DE048E" w:rsidP="00C42924">
      <w:pPr>
        <w:pStyle w:val="CaptionFigureandTable"/>
        <w:spacing w:before="0"/>
        <w:rPr>
          <w:ins w:id="1026" w:author="煜锐 黄" w:date="2024-12-19T19:06:00Z" w16du:dateUtc="2024-12-19T11:06:00Z"/>
        </w:rPr>
      </w:pPr>
    </w:p>
    <w:p w14:paraId="18C9D333" w14:textId="77777777" w:rsidR="002B49CD" w:rsidRDefault="002B49CD" w:rsidP="00C42924">
      <w:pPr>
        <w:pStyle w:val="CaptionFigureandTable"/>
        <w:spacing w:before="0"/>
      </w:pPr>
    </w:p>
    <w:p w14:paraId="42BEDF27" w14:textId="188CDB4F" w:rsidR="002B49CD" w:rsidRDefault="00E11784" w:rsidP="00C42924">
      <w:pPr>
        <w:pStyle w:val="CaptionFigureandTable"/>
        <w:spacing w:before="0"/>
      </w:pPr>
      <w:r w:rsidRPr="00E11784">
        <w:t>Significantly, Asia has undergone substantial changes since the 1960s in its capacity to attract scientific talent, driven by economic growth and strategic investments in education and research. Nations like China and South Korea have become notably attractive, as demonstrated by their rising attractiveness coefficients, bolstered by enhanced education systems and research infrastructures.</w:t>
      </w:r>
    </w:p>
    <w:p w14:paraId="43500789" w14:textId="77777777" w:rsidR="00E11784" w:rsidRDefault="00E11784" w:rsidP="00C42924">
      <w:pPr>
        <w:pStyle w:val="CaptionFigureandTable"/>
        <w:spacing w:before="0"/>
      </w:pPr>
    </w:p>
    <w:p w14:paraId="0EA9ADDA" w14:textId="42D29BAD" w:rsidR="00C42924" w:rsidRDefault="002B49CD" w:rsidP="002D3388">
      <w:pPr>
        <w:pStyle w:val="CaptionFigureandTable"/>
      </w:pPr>
      <w:r>
        <w:t>Our findings are instrumental for institutions and policymakers aiming to attract and retain scientific talent</w:t>
      </w:r>
      <w:r w:rsidR="002D3388">
        <w:t xml:space="preserve">, offering new perspectives that challenge traditional </w:t>
      </w:r>
      <w:r w:rsidR="00E11784">
        <w:rPr>
          <w:rFonts w:hint="eastAsia"/>
        </w:rPr>
        <w:t>view</w:t>
      </w:r>
      <w:r w:rsidR="002D3388">
        <w:t xml:space="preserve">s and </w:t>
      </w:r>
      <w:r w:rsidR="00E11784">
        <w:rPr>
          <w:rFonts w:hint="eastAsia"/>
        </w:rPr>
        <w:t>pave new paths</w:t>
      </w:r>
      <w:r w:rsidR="002D3388">
        <w:t xml:space="preserve"> for research in scientific mobility.</w:t>
      </w:r>
      <w:r>
        <w:t xml:space="preserve"> Understanding the complex interplay of geographical distance, regional attractiveness, and administrative levels allows for more effective strategic planning and policy development to enhance scientific </w:t>
      </w:r>
      <w:r>
        <w:lastRenderedPageBreak/>
        <w:t>vibrancy and collaboration.</w:t>
      </w:r>
      <w:r w:rsidR="002D3388">
        <w:rPr>
          <w:rFonts w:hint="eastAsia"/>
        </w:rPr>
        <w:t xml:space="preserve"> </w:t>
      </w:r>
      <w:r>
        <w:t xml:space="preserve">These insights are critical for shaping </w:t>
      </w:r>
      <w:r w:rsidR="00E11784">
        <w:rPr>
          <w:rFonts w:hint="eastAsia"/>
        </w:rPr>
        <w:t>human resource</w:t>
      </w:r>
      <w:r>
        <w:t xml:space="preserve"> strategies and governmental policies, potentially </w:t>
      </w:r>
      <w:r w:rsidR="00E11784">
        <w:rPr>
          <w:rFonts w:hint="eastAsia"/>
        </w:rPr>
        <w:t>fostering</w:t>
      </w:r>
      <w:r>
        <w:t xml:space="preserve"> to a more equitable and </w:t>
      </w:r>
      <w:r w:rsidR="00E11784">
        <w:rPr>
          <w:rFonts w:hint="eastAsia"/>
        </w:rPr>
        <w:t>effective</w:t>
      </w:r>
      <w:r>
        <w:t xml:space="preserve"> scientific ecosystem. By </w:t>
      </w:r>
      <w:r w:rsidR="00E11784">
        <w:rPr>
          <w:rFonts w:hint="eastAsia"/>
        </w:rPr>
        <w:t>recognizing</w:t>
      </w:r>
      <w:r>
        <w:t xml:space="preserve"> the multifaceted factors influencing scientists</w:t>
      </w:r>
      <w:r w:rsidR="002D3388">
        <w:t>’</w:t>
      </w:r>
      <w:r>
        <w:t xml:space="preserve"> mobility decisions, universities can better position themselves as attractive hubs for international talent, and governments can tailor policies to mitigate barriers and incentivize scientific exchange.</w:t>
      </w:r>
    </w:p>
    <w:p w14:paraId="12F7829B" w14:textId="77777777" w:rsidR="00C42924" w:rsidRDefault="00C42924" w:rsidP="00C42924"/>
    <w:p w14:paraId="3C5A30ED" w14:textId="5A4D8A82" w:rsidR="00C42924" w:rsidRDefault="00C42924" w:rsidP="00C42924">
      <w:r>
        <w:br w:type="page"/>
      </w:r>
    </w:p>
    <w:p w14:paraId="6B13CBE9" w14:textId="77777777" w:rsidR="00C42924" w:rsidRPr="00692E35" w:rsidRDefault="00C42924" w:rsidP="00C42924">
      <w:pPr>
        <w:pStyle w:val="2"/>
        <w:rPr>
          <w:sz w:val="28"/>
          <w:szCs w:val="28"/>
        </w:rPr>
      </w:pPr>
      <w:r w:rsidRPr="00692E35">
        <w:rPr>
          <w:sz w:val="28"/>
          <w:szCs w:val="28"/>
        </w:rPr>
        <w:lastRenderedPageBreak/>
        <w:t>Methods</w:t>
      </w:r>
    </w:p>
    <w:p w14:paraId="7182A559" w14:textId="77777777" w:rsidR="00C42924" w:rsidRDefault="00C42924" w:rsidP="00C42924">
      <w:pPr>
        <w:pStyle w:val="3"/>
      </w:pPr>
      <w:r>
        <w:t>Data</w:t>
      </w:r>
    </w:p>
    <w:p w14:paraId="3C0E4357" w14:textId="4F0301E8" w:rsidR="00C42924" w:rsidRPr="00BC1D27" w:rsidDel="00354676" w:rsidRDefault="00A07DCF" w:rsidP="00C42924">
      <w:pPr>
        <w:rPr>
          <w:del w:id="1027" w:author="煜锐 黄" w:date="2024-12-19T08:47:00Z" w16du:dateUtc="2024-12-19T00:47:00Z"/>
          <w:rPrChange w:id="1028" w:author="煜锐 黄" w:date="2024-12-19T08:46:00Z" w16du:dateUtc="2024-12-19T00:46:00Z">
            <w:rPr>
              <w:del w:id="1029" w:author="煜锐 黄" w:date="2024-12-19T08:47:00Z" w16du:dateUtc="2024-12-19T00:47:00Z"/>
              <w:rFonts w:eastAsia="等线"/>
            </w:rPr>
          </w:rPrChange>
        </w:rPr>
      </w:pPr>
      <w:r>
        <w:t xml:space="preserve">By </w:t>
      </w:r>
      <w:r>
        <w:rPr>
          <w:rFonts w:hint="eastAsia"/>
        </w:rPr>
        <w:t>integrating</w:t>
      </w:r>
      <w:r>
        <w:t xml:space="preserve"> and processing </w:t>
      </w:r>
      <w:r>
        <w:rPr>
          <w:rFonts w:eastAsia="等线"/>
        </w:rPr>
        <w:t xml:space="preserve">data from </w:t>
      </w:r>
      <w:r>
        <w:t>OpenAlex, we filter</w:t>
      </w:r>
      <w:r>
        <w:rPr>
          <w:rFonts w:eastAsia="等线"/>
        </w:rPr>
        <w:t xml:space="preserve">ed out all publication records, including information on authors, host </w:t>
      </w:r>
      <w:r>
        <w:t>institutions, and publication dates</w:t>
      </w:r>
      <w:r>
        <w:rPr>
          <w:rFonts w:eastAsia="等线"/>
        </w:rPr>
        <w:t xml:space="preserve">, </w:t>
      </w:r>
      <w:r>
        <w:rPr>
          <w:rFonts w:eastAsia="等线" w:hint="eastAsia"/>
        </w:rPr>
        <w:t>from</w:t>
      </w:r>
      <w:r>
        <w:rPr>
          <w:rFonts w:eastAsia="等线"/>
        </w:rPr>
        <w:t xml:space="preserve"> 1960 </w:t>
      </w:r>
      <w:r>
        <w:rPr>
          <w:rFonts w:eastAsia="等线" w:hint="eastAsia"/>
        </w:rPr>
        <w:t>to</w:t>
      </w:r>
      <w:r>
        <w:rPr>
          <w:rFonts w:eastAsia="等线"/>
        </w:rPr>
        <w:t xml:space="preserve"> </w:t>
      </w:r>
      <w:del w:id="1030" w:author="煜锐 黄" w:date="2024-12-19T08:31:00Z" w16du:dateUtc="2024-12-19T00:31:00Z">
        <w:r w:rsidDel="00F8090D">
          <w:rPr>
            <w:rFonts w:eastAsia="等线"/>
          </w:rPr>
          <w:delText>202</w:delText>
        </w:r>
        <w:r w:rsidR="000A26E7" w:rsidDel="00F8090D">
          <w:rPr>
            <w:rFonts w:eastAsia="等线" w:hint="eastAsia"/>
          </w:rPr>
          <w:delText>1</w:delText>
        </w:r>
      </w:del>
      <w:ins w:id="1031" w:author="煜锐 黄" w:date="2024-12-19T08:31:00Z" w16du:dateUtc="2024-12-19T00:31:00Z">
        <w:r w:rsidR="00F8090D">
          <w:rPr>
            <w:rFonts w:eastAsia="等线" w:hint="eastAsia"/>
          </w:rPr>
          <w:t>2024</w:t>
        </w:r>
      </w:ins>
      <w:r>
        <w:rPr>
          <w:rFonts w:eastAsia="等线"/>
        </w:rPr>
        <w:t>.</w:t>
      </w:r>
      <w:r>
        <w:rPr>
          <w:rFonts w:eastAsia="等线" w:hint="eastAsia"/>
        </w:rPr>
        <w:t xml:space="preserve"> </w:t>
      </w:r>
      <w:r w:rsidR="007A1894">
        <w:rPr>
          <w:rFonts w:hint="eastAsia"/>
        </w:rPr>
        <w:t xml:space="preserve">Our efforts yielded </w:t>
      </w:r>
      <w:r w:rsidR="007A1894" w:rsidRPr="007A1894">
        <w:t xml:space="preserve">comprehensive career trajectories of scientists spanning from 1960 to </w:t>
      </w:r>
      <w:del w:id="1032" w:author="煜锐 黄" w:date="2024-12-19T08:31:00Z" w16du:dateUtc="2024-12-19T00:31:00Z">
        <w:r w:rsidR="007A1894" w:rsidRPr="007A1894" w:rsidDel="00F8090D">
          <w:delText>2021</w:delText>
        </w:r>
      </w:del>
      <w:ins w:id="1033" w:author="煜锐 黄" w:date="2024-12-19T08:31:00Z" w16du:dateUtc="2024-12-19T00:31:00Z">
        <w:r w:rsidR="00F8090D">
          <w:rPr>
            <w:rFonts w:hint="eastAsia"/>
          </w:rPr>
          <w:t>2024</w:t>
        </w:r>
      </w:ins>
      <w:r w:rsidR="007A1894" w:rsidRPr="007A1894">
        <w:t xml:space="preserve">, involving </w:t>
      </w:r>
      <w:del w:id="1034" w:author="煜锐 黄" w:date="2024-12-19T08:32:00Z" w16du:dateUtc="2024-12-19T00:32:00Z">
        <w:r w:rsidR="007A1894" w:rsidRPr="007A1894" w:rsidDel="00F8090D">
          <w:delText>75</w:delText>
        </w:r>
      </w:del>
      <w:ins w:id="1035" w:author="煜锐 黄" w:date="2024-12-19T08:32:00Z" w16du:dateUtc="2024-12-19T00:32:00Z">
        <w:r w:rsidR="00F8090D">
          <w:rPr>
            <w:rFonts w:hint="eastAsia"/>
          </w:rPr>
          <w:t>93</w:t>
        </w:r>
      </w:ins>
      <w:r w:rsidR="007A1894" w:rsidRPr="007A1894">
        <w:t>,</w:t>
      </w:r>
      <w:del w:id="1036" w:author="煜锐 黄" w:date="2024-12-19T08:32:00Z" w16du:dateUtc="2024-12-19T00:32:00Z">
        <w:r w:rsidR="007A1894" w:rsidRPr="007A1894" w:rsidDel="00F8090D">
          <w:delText xml:space="preserve">560 </w:delText>
        </w:r>
      </w:del>
      <w:ins w:id="1037" w:author="煜锐 黄" w:date="2024-12-19T08:32:00Z" w16du:dateUtc="2024-12-19T00:32:00Z">
        <w:r w:rsidR="00F8090D">
          <w:rPr>
            <w:rFonts w:hint="eastAsia"/>
          </w:rPr>
          <w:t>004</w:t>
        </w:r>
        <w:r w:rsidR="00F8090D" w:rsidRPr="007A1894">
          <w:t xml:space="preserve"> </w:t>
        </w:r>
      </w:ins>
      <w:r w:rsidR="007A1894" w:rsidRPr="007A1894">
        <w:t xml:space="preserve">academic institutions. </w:t>
      </w:r>
      <w:ins w:id="1038" w:author="煜锐 黄" w:date="2024-12-19T08:46:00Z" w16du:dateUtc="2024-12-19T00:46:00Z">
        <w:r w:rsidR="00BC1D27" w:rsidRPr="00417E91">
          <w:t xml:space="preserve">This refinement was crucial for accurately mapping researchers' movements. The filtered set included </w:t>
        </w:r>
      </w:ins>
      <w:del w:id="1039" w:author="煜锐 黄" w:date="2024-12-19T08:46:00Z" w16du:dateUtc="2024-12-19T00:46:00Z">
        <w:r w:rsidR="007A1894" w:rsidDel="00BC1D27">
          <w:rPr>
            <w:rFonts w:hint="eastAsia"/>
          </w:rPr>
          <w:delText>Within this pool, w</w:delText>
        </w:r>
        <w:r w:rsidR="00C42924" w:rsidDel="00BC1D27">
          <w:delText xml:space="preserve">e selected 8,366 institutions, which collectively published 95% of papers </w:delText>
        </w:r>
      </w:del>
      <w:r w:rsidR="00C42924">
        <w:t xml:space="preserve">(See Fig. S1). </w:t>
      </w:r>
      <w:r w:rsidR="00C42924">
        <w:rPr>
          <w:rFonts w:eastAsia="等线"/>
        </w:rPr>
        <w:t xml:space="preserve">After excluding organizations </w:t>
      </w:r>
      <w:r w:rsidR="00C42924">
        <w:t>that lack</w:t>
      </w:r>
      <w:r w:rsidR="00C42924">
        <w:rPr>
          <w:rFonts w:eastAsia="等线"/>
        </w:rPr>
        <w:t xml:space="preserve">ed complete geographic information, </w:t>
      </w:r>
      <w:r>
        <w:rPr>
          <w:rFonts w:eastAsia="等线" w:hint="eastAsia"/>
        </w:rPr>
        <w:t>we retained a</w:t>
      </w:r>
      <w:r w:rsidR="00C42924">
        <w:rPr>
          <w:rFonts w:eastAsia="等线"/>
        </w:rPr>
        <w:t xml:space="preserve"> dataset </w:t>
      </w:r>
      <w:r>
        <w:rPr>
          <w:rFonts w:eastAsia="等线" w:hint="eastAsia"/>
        </w:rPr>
        <w:t>comprising</w:t>
      </w:r>
      <w:r w:rsidR="00C42924">
        <w:t xml:space="preserve"> </w:t>
      </w:r>
      <w:ins w:id="1040" w:author="煜锐 黄" w:date="2024-12-19T08:47:00Z" w16du:dateUtc="2024-12-19T00:47:00Z">
        <w:r w:rsidR="00E60A8D">
          <w:t>92,855</w:t>
        </w:r>
        <w:r w:rsidR="00E60A8D" w:rsidRPr="00417E91">
          <w:t xml:space="preserve"> institutions</w:t>
        </w:r>
        <w:r w:rsidR="00E60A8D" w:rsidDel="00E60A8D">
          <w:t xml:space="preserve"> </w:t>
        </w:r>
      </w:ins>
      <w:del w:id="1041" w:author="煜锐 黄" w:date="2024-12-19T08:47:00Z" w16du:dateUtc="2024-12-19T00:47:00Z">
        <w:r w:rsidR="00C42924" w:rsidDel="00E60A8D">
          <w:delText>7</w:delText>
        </w:r>
        <w:r w:rsidR="007E5ECC" w:rsidDel="00E60A8D">
          <w:rPr>
            <w:rFonts w:hint="eastAsia"/>
          </w:rPr>
          <w:delText>,</w:delText>
        </w:r>
        <w:r w:rsidR="00C42924" w:rsidDel="00E60A8D">
          <w:delText>629 institutions</w:delText>
        </w:r>
      </w:del>
      <w:r w:rsidR="00C42924">
        <w:t>.</w:t>
      </w:r>
      <w:r w:rsidR="00C42924">
        <w:rPr>
          <w:rFonts w:eastAsia="等线"/>
        </w:rPr>
        <w:t xml:space="preserve"> </w:t>
      </w:r>
    </w:p>
    <w:p w14:paraId="0A3A2BC3" w14:textId="77777777" w:rsidR="00C42924" w:rsidDel="00354676" w:rsidRDefault="00C42924" w:rsidP="00C42924">
      <w:pPr>
        <w:rPr>
          <w:del w:id="1042" w:author="煜锐 黄" w:date="2024-12-19T08:47:00Z" w16du:dateUtc="2024-12-19T00:47:00Z"/>
        </w:rPr>
      </w:pPr>
    </w:p>
    <w:p w14:paraId="4B07B94D" w14:textId="41394ACF" w:rsidR="00A07DCF" w:rsidDel="00E97295" w:rsidRDefault="00A07DCF" w:rsidP="00BE61FE">
      <w:pPr>
        <w:rPr>
          <w:del w:id="1043" w:author="煜锐 黄" w:date="2024-12-19T08:48:00Z" w16du:dateUtc="2024-12-19T00:48:00Z"/>
        </w:rPr>
      </w:pPr>
      <w:del w:id="1044" w:author="煜锐 黄" w:date="2024-12-19T08:48:00Z" w16du:dateUtc="2024-12-19T00:48:00Z">
        <w:r w:rsidRPr="00A07DCF" w:rsidDel="00BE61FE">
          <w:delText xml:space="preserve">We </w:delText>
        </w:r>
      </w:del>
      <w:del w:id="1045" w:author="煜锐 黄" w:date="2024-12-19T08:47:00Z" w16du:dateUtc="2024-12-19T00:47:00Z">
        <w:r w:rsidRPr="00A07DCF" w:rsidDel="00354676">
          <w:delText xml:space="preserve">further </w:delText>
        </w:r>
      </w:del>
      <w:del w:id="1046" w:author="煜锐 黄" w:date="2024-12-19T08:48:00Z" w16du:dateUtc="2024-12-19T00:48:00Z">
        <w:r w:rsidRPr="00A07DCF" w:rsidDel="00BE61FE">
          <w:delText xml:space="preserve">refined our dataset by focusing on cities </w:delText>
        </w:r>
        <w:r w:rsidDel="00BE61FE">
          <w:rPr>
            <w:rFonts w:hint="eastAsia"/>
          </w:rPr>
          <w:delText>with</w:delText>
        </w:r>
        <w:r w:rsidRPr="00A07DCF" w:rsidDel="00BE61FE">
          <w:delText xml:space="preserve"> the top ten academic institutions within the countries that ranked highest in terms of institutional numbers, narrowing down to the top 20 countries. Our hierarchical geographical model is structured across four levels: 2,589 institutions at level 0, 200 cities at level 1, 20 countries at level 2, and five continents at level 3 (Fig. 1A).</w:delText>
        </w:r>
      </w:del>
    </w:p>
    <w:p w14:paraId="23D3FFA9" w14:textId="77777777" w:rsidR="00E97295" w:rsidRDefault="00E97295" w:rsidP="00E97295">
      <w:pPr>
        <w:rPr>
          <w:ins w:id="1047" w:author="煜锐 黄" w:date="2024-12-19T08:48:00Z" w16du:dateUtc="2024-12-19T00:48:00Z"/>
        </w:rPr>
      </w:pPr>
    </w:p>
    <w:p w14:paraId="41D787D0" w14:textId="77777777" w:rsidR="00C42924" w:rsidRDefault="00C42924" w:rsidP="00BE61FE"/>
    <w:p w14:paraId="60B68F06" w14:textId="323D1EC6" w:rsidR="00A07DCF" w:rsidRDefault="00C42924" w:rsidP="00C42924">
      <w:r>
        <w:t>To investigate the mobility patterns of scientists within these institutions</w:t>
      </w:r>
      <w:r w:rsidR="00A07DCF">
        <w:rPr>
          <w:rFonts w:hint="eastAsia"/>
        </w:rPr>
        <w:t>,</w:t>
      </w:r>
      <w:r w:rsidR="00A07DCF" w:rsidRPr="00A07DCF">
        <w:t xml:space="preserve"> we segmented the data into 5-year intervals from 1960 to </w:t>
      </w:r>
      <w:del w:id="1048" w:author="煜锐 黄" w:date="2024-12-19T08:40:00Z" w16du:dateUtc="2024-12-19T00:40:00Z">
        <w:r w:rsidR="00A07DCF" w:rsidRPr="00A07DCF" w:rsidDel="009E6D70">
          <w:delText>2021</w:delText>
        </w:r>
      </w:del>
      <w:ins w:id="1049" w:author="煜锐 黄" w:date="2024-12-19T08:40:00Z" w16du:dateUtc="2024-12-19T00:40:00Z">
        <w:r w:rsidR="009E6D70">
          <w:rPr>
            <w:rFonts w:hint="eastAsia"/>
          </w:rPr>
          <w:t>2024</w:t>
        </w:r>
      </w:ins>
      <w:r w:rsidR="00A07DCF" w:rsidRPr="00A07DCF">
        <w:t>.</w:t>
      </w:r>
      <w:r w:rsidR="00A07DCF" w:rsidRPr="00A07DCF">
        <w:rPr>
          <w:rFonts w:eastAsia="等线"/>
        </w:rPr>
        <w:t xml:space="preserve"> </w:t>
      </w:r>
      <w:r w:rsidR="00A07DCF">
        <w:rPr>
          <w:rFonts w:eastAsia="等线"/>
        </w:rPr>
        <w:t xml:space="preserve">We defined mobility as the shift </w:t>
      </w:r>
      <w:r w:rsidR="00A07DCF">
        <w:t>in the publications associated with a scientist’s host institution in each</w:t>
      </w:r>
      <w:r w:rsidR="00A07DCF">
        <w:rPr>
          <w:rFonts w:eastAsia="等线"/>
        </w:rPr>
        <w:t xml:space="preserve"> timeframe</w:t>
      </w:r>
      <w:r w:rsidR="00A07DCF">
        <w:t>.</w:t>
      </w:r>
      <w:r w:rsidR="00A07DCF">
        <w:rPr>
          <w:rFonts w:hint="eastAsia"/>
        </w:rPr>
        <w:t xml:space="preserve"> For each 5-year segment, we constructed a link table (</w:t>
      </w:r>
      <w:del w:id="1050" w:author="煜锐 黄" w:date="2024-12-19T08:40:00Z" w16du:dateUtc="2024-12-19T00:40:00Z">
        <w:r w:rsidR="00A07DCF" w:rsidDel="00E33614">
          <w:rPr>
            <w:rFonts w:hint="eastAsia"/>
          </w:rPr>
          <w:delText xml:space="preserve">or </w:delText>
        </w:r>
      </w:del>
      <w:r w:rsidR="00A07DCF">
        <w:t>adjacent matrix</w:t>
      </w:r>
      <w:r w:rsidR="00A07DCF">
        <w:rPr>
          <w:rFonts w:hint="eastAsia"/>
        </w:rPr>
        <w:t xml:space="preserve">), where rows </w:t>
      </w:r>
      <w:r w:rsidR="00A07DCF">
        <w:rPr>
          <w:rFonts w:eastAsia="等线"/>
        </w:rPr>
        <w:t>represent the origin institution, and columns represent the destination institution</w:t>
      </w:r>
      <w:r w:rsidR="00A07DCF">
        <w:rPr>
          <w:rFonts w:eastAsia="等线" w:hint="eastAsia"/>
        </w:rPr>
        <w:t xml:space="preserve">. Each cell in the matrix indicates </w:t>
      </w:r>
      <w:r w:rsidR="00A07DCF">
        <w:rPr>
          <w:rFonts w:eastAsia="等线"/>
        </w:rPr>
        <w:t>the number of scientists who moved from one institution to another during that timeframe.</w:t>
      </w:r>
      <w:r w:rsidR="00A07DCF">
        <w:rPr>
          <w:rFonts w:eastAsia="等线" w:hint="eastAsia"/>
        </w:rPr>
        <w:t xml:space="preserve"> </w:t>
      </w:r>
      <w:r w:rsidR="00A07DCF" w:rsidRPr="00A07DCF">
        <w:rPr>
          <w:rFonts w:eastAsia="等线"/>
        </w:rPr>
        <w:t>For reference, the period from 1960–</w:t>
      </w:r>
      <w:del w:id="1051" w:author="煜锐 黄" w:date="2024-12-19T20:59:00Z" w16du:dateUtc="2024-12-19T12:59:00Z">
        <w:r w:rsidR="00A07DCF" w:rsidRPr="00A07DCF" w:rsidDel="003846B8">
          <w:rPr>
            <w:rFonts w:eastAsia="等线"/>
          </w:rPr>
          <w:delText xml:space="preserve">1965 </w:delText>
        </w:r>
      </w:del>
      <w:ins w:id="1052" w:author="煜锐 黄" w:date="2024-12-19T20:59:00Z" w16du:dateUtc="2024-12-19T12:59:00Z">
        <w:r w:rsidR="003846B8">
          <w:rPr>
            <w:rFonts w:eastAsia="等线" w:hint="eastAsia"/>
          </w:rPr>
          <w:t>1964</w:t>
        </w:r>
        <w:r w:rsidR="003846B8" w:rsidRPr="00A07DCF">
          <w:rPr>
            <w:rFonts w:eastAsia="等线"/>
          </w:rPr>
          <w:t xml:space="preserve"> </w:t>
        </w:r>
      </w:ins>
      <w:r w:rsidR="00A07DCF" w:rsidRPr="00A07DCF">
        <w:rPr>
          <w:rFonts w:eastAsia="等线"/>
        </w:rPr>
        <w:t xml:space="preserve">is labeled as </w:t>
      </w:r>
      <w:ins w:id="1053" w:author="煜锐 黄" w:date="2024-12-19T08:39:00Z" w16du:dateUtc="2024-12-19T00:39:00Z">
        <w:r w:rsidR="00F8090D">
          <w:rPr>
            <w:rFonts w:eastAsia="等线" w:hint="eastAsia"/>
          </w:rPr>
          <w:t xml:space="preserve">the </w:t>
        </w:r>
      </w:ins>
      <w:del w:id="1054" w:author="煜锐 黄" w:date="2024-12-19T08:39:00Z" w16du:dateUtc="2024-12-19T00:39:00Z">
        <w:r w:rsidR="00A07DCF" w:rsidRPr="00A07DCF" w:rsidDel="00F8090D">
          <w:rPr>
            <w:rFonts w:eastAsia="等线"/>
          </w:rPr>
          <w:delText>cohort 0</w:delText>
        </w:r>
      </w:del>
      <w:ins w:id="1055" w:author="煜锐 黄" w:date="2024-12-19T08:39:00Z" w16du:dateUtc="2024-12-19T00:39:00Z">
        <w:r w:rsidR="00F8090D">
          <w:rPr>
            <w:rFonts w:eastAsia="等线" w:hint="eastAsia"/>
          </w:rPr>
          <w:t>1</w:t>
        </w:r>
        <w:r w:rsidR="00F8090D" w:rsidRPr="00F8090D">
          <w:rPr>
            <w:rFonts w:eastAsia="等线"/>
            <w:vertAlign w:val="superscript"/>
            <w:rPrChange w:id="1056" w:author="煜锐 黄" w:date="2024-12-19T08:39:00Z" w16du:dateUtc="2024-12-19T00:39:00Z">
              <w:rPr>
                <w:rFonts w:eastAsia="等线"/>
              </w:rPr>
            </w:rPrChange>
          </w:rPr>
          <w:t>st</w:t>
        </w:r>
        <w:r w:rsidR="00F8090D" w:rsidRPr="00F8090D">
          <w:rPr>
            <w:rFonts w:eastAsia="等线"/>
          </w:rPr>
          <w:t xml:space="preserve"> </w:t>
        </w:r>
        <w:r w:rsidR="00F8090D">
          <w:rPr>
            <w:rFonts w:eastAsia="等线" w:hint="eastAsia"/>
          </w:rPr>
          <w:t xml:space="preserve"> </w:t>
        </w:r>
        <w:r w:rsidR="00F8090D" w:rsidRPr="00A07DCF">
          <w:rPr>
            <w:rFonts w:eastAsia="等线"/>
          </w:rPr>
          <w:t>cohort</w:t>
        </w:r>
      </w:ins>
      <w:r w:rsidR="00A07DCF" w:rsidRPr="00A07DCF">
        <w:rPr>
          <w:rFonts w:eastAsia="等线"/>
        </w:rPr>
        <w:t xml:space="preserve">, and the period from </w:t>
      </w:r>
      <w:del w:id="1057" w:author="煜锐 黄" w:date="2024-12-19T08:40:00Z" w16du:dateUtc="2024-12-19T00:40:00Z">
        <w:r w:rsidR="00A07DCF" w:rsidRPr="00A07DCF" w:rsidDel="004455DF">
          <w:rPr>
            <w:rFonts w:eastAsia="等线"/>
          </w:rPr>
          <w:delText>2015</w:delText>
        </w:r>
      </w:del>
      <w:ins w:id="1058" w:author="煜锐 黄" w:date="2024-12-19T20:59:00Z" w16du:dateUtc="2024-12-19T12:59:00Z">
        <w:r w:rsidR="00F4267A">
          <w:rPr>
            <w:rFonts w:eastAsia="等线" w:hint="eastAsia"/>
          </w:rPr>
          <w:t>2020</w:t>
        </w:r>
      </w:ins>
      <w:r w:rsidR="00A07DCF" w:rsidRPr="00A07DCF">
        <w:rPr>
          <w:rFonts w:eastAsia="等线"/>
        </w:rPr>
        <w:t>–</w:t>
      </w:r>
      <w:del w:id="1059" w:author="煜锐 黄" w:date="2024-12-19T08:40:00Z" w16du:dateUtc="2024-12-19T00:40:00Z">
        <w:r w:rsidR="00A07DCF" w:rsidRPr="00A07DCF" w:rsidDel="004A1027">
          <w:rPr>
            <w:rFonts w:eastAsia="等线"/>
          </w:rPr>
          <w:delText xml:space="preserve">2021 </w:delText>
        </w:r>
      </w:del>
      <w:ins w:id="1060" w:author="煜锐 黄" w:date="2024-12-19T08:40:00Z" w16du:dateUtc="2024-12-19T00:40:00Z">
        <w:r w:rsidR="004455DF">
          <w:rPr>
            <w:rFonts w:eastAsia="等线" w:hint="eastAsia"/>
          </w:rPr>
          <w:t>2024</w:t>
        </w:r>
        <w:r w:rsidR="004A1027" w:rsidRPr="00A07DCF">
          <w:rPr>
            <w:rFonts w:eastAsia="等线"/>
          </w:rPr>
          <w:t xml:space="preserve"> </w:t>
        </w:r>
      </w:ins>
      <w:r w:rsidR="00A07DCF" w:rsidRPr="00A07DCF">
        <w:rPr>
          <w:rFonts w:eastAsia="等线"/>
        </w:rPr>
        <w:t xml:space="preserve">as </w:t>
      </w:r>
      <w:ins w:id="1061" w:author="煜锐 黄" w:date="2024-12-19T08:40:00Z" w16du:dateUtc="2024-12-19T00:40:00Z">
        <w:r w:rsidR="004A1027">
          <w:rPr>
            <w:rFonts w:eastAsia="等线" w:hint="eastAsia"/>
          </w:rPr>
          <w:t xml:space="preserve">the </w:t>
        </w:r>
      </w:ins>
      <w:ins w:id="1062" w:author="煜锐 黄" w:date="2024-12-19T20:59:00Z" w16du:dateUtc="2024-12-19T12:59:00Z">
        <w:r w:rsidR="00C5639B">
          <w:rPr>
            <w:rFonts w:eastAsia="等线" w:hint="eastAsia"/>
          </w:rPr>
          <w:t>13</w:t>
        </w:r>
      </w:ins>
      <w:ins w:id="1063" w:author="煜锐 黄" w:date="2024-12-19T08:40:00Z" w16du:dateUtc="2024-12-19T00:40:00Z">
        <w:r w:rsidR="004A1027" w:rsidRPr="004A1027">
          <w:rPr>
            <w:rFonts w:eastAsia="等线"/>
            <w:vertAlign w:val="superscript"/>
            <w:rPrChange w:id="1064" w:author="煜锐 黄" w:date="2024-12-19T08:40:00Z" w16du:dateUtc="2024-12-19T00:40:00Z">
              <w:rPr>
                <w:rFonts w:eastAsia="等线"/>
              </w:rPr>
            </w:rPrChange>
          </w:rPr>
          <w:t>th</w:t>
        </w:r>
        <w:r w:rsidR="004A1027">
          <w:rPr>
            <w:rFonts w:eastAsia="等线" w:hint="eastAsia"/>
          </w:rPr>
          <w:t xml:space="preserve"> </w:t>
        </w:r>
      </w:ins>
      <w:r w:rsidR="00A07DCF" w:rsidRPr="00A07DCF">
        <w:rPr>
          <w:rFonts w:eastAsia="等线"/>
        </w:rPr>
        <w:t xml:space="preserve">cohort </w:t>
      </w:r>
      <w:del w:id="1065" w:author="煜锐 黄" w:date="2024-12-19T08:40:00Z" w16du:dateUtc="2024-12-19T00:40:00Z">
        <w:r w:rsidR="00A07DCF" w:rsidRPr="00A07DCF" w:rsidDel="004A1027">
          <w:rPr>
            <w:rFonts w:eastAsia="等线"/>
          </w:rPr>
          <w:delText>11</w:delText>
        </w:r>
      </w:del>
      <w:r w:rsidR="00A07DCF" w:rsidRPr="00A07DCF">
        <w:rPr>
          <w:rFonts w:eastAsia="等线"/>
        </w:rPr>
        <w:t>.</w:t>
      </w:r>
    </w:p>
    <w:p w14:paraId="0B7FDF52" w14:textId="77777777" w:rsidR="00C42924" w:rsidRDefault="00C42924" w:rsidP="00C42924"/>
    <w:p w14:paraId="77A28F4E" w14:textId="0E681F46" w:rsidR="00C42924" w:rsidRDefault="00A07DCF" w:rsidP="00C42924">
      <w:r w:rsidRPr="00A07DCF">
        <w:t xml:space="preserve">In the main paper, we present the results of applying the </w:t>
      </w:r>
      <w:r w:rsidR="001204FB">
        <w:rPr>
          <w:rFonts w:hint="eastAsia"/>
        </w:rPr>
        <w:t>SMART</w:t>
      </w:r>
      <w:r w:rsidR="001204FB" w:rsidRPr="00A07DCF">
        <w:t xml:space="preserve"> </w:t>
      </w:r>
      <w:r w:rsidRPr="00A07DCF">
        <w:t xml:space="preserve">model to analyze the mobility data, focusing on movements where the origin is any institution within the top 20 countries, and the destination is within the top 10 cities of these countries. Here, </w:t>
      </w:r>
      <w:r>
        <w:t>“</w:t>
      </w:r>
      <w:r w:rsidRPr="00A07DCF">
        <w:t>top</w:t>
      </w:r>
      <w:r>
        <w:t>”</w:t>
      </w:r>
      <w:r w:rsidRPr="00A07DCF">
        <w:t xml:space="preserve"> refers to the countries with the highest number of institutions, indicating a higher density of academic opportunities and potential mobility.</w:t>
      </w:r>
    </w:p>
    <w:p w14:paraId="32609933" w14:textId="77777777" w:rsidR="00C42924" w:rsidRDefault="00C42924" w:rsidP="00C42924"/>
    <w:p w14:paraId="3EE208BA" w14:textId="77777777" w:rsidR="00C42924" w:rsidRDefault="00C42924" w:rsidP="00C42924">
      <w:pPr>
        <w:pStyle w:val="3"/>
      </w:pPr>
      <w:r>
        <w:t xml:space="preserve">Maximum likelihood estimation of </w:t>
      </w:r>
      <m:oMath>
        <m:r>
          <m:rPr>
            <m:sty m:val="bi"/>
          </m:rPr>
          <w:rPr>
            <w:rFonts w:ascii="Cambria Math" w:hAnsi="Cambria Math"/>
          </w:rPr>
          <m:t>p</m:t>
        </m:r>
        <m:d>
          <m:dPr>
            <m:ctrlPr>
              <w:rPr>
                <w:rFonts w:ascii="Cambria Math" w:hAnsi="Cambria Math"/>
              </w:rPr>
            </m:ctrlPr>
          </m:dPr>
          <m:e>
            <m:r>
              <m:rPr>
                <m:sty m:val="bi"/>
              </m:rPr>
              <w:rPr>
                <w:rFonts w:ascii="Cambria Math" w:hAnsi="Cambria Math"/>
              </w:rPr>
              <m:t>d</m:t>
            </m:r>
            <m:r>
              <m:rPr>
                <m:sty m:val="b"/>
              </m:rPr>
              <w:rPr>
                <w:rFonts w:ascii="Cambria Math" w:hAnsi="Cambria Math"/>
              </w:rPr>
              <m:t>,</m:t>
            </m:r>
            <m:r>
              <m:rPr>
                <m:sty m:val="bi"/>
              </m:rPr>
              <w:rPr>
                <w:rFonts w:ascii="Cambria Math" w:hAnsi="Cambria Math"/>
              </w:rPr>
              <m:t>c</m:t>
            </m:r>
          </m:e>
        </m:d>
      </m:oMath>
    </w:p>
    <w:p w14:paraId="0075A130" w14:textId="11D386EA" w:rsidR="00C42924" w:rsidRDefault="00C42924" w:rsidP="00C42924">
      <w:r>
        <w:t xml:space="preserve">Note that for a certain country </w:t>
      </w:r>
      <m:oMath>
        <m:r>
          <w:rPr>
            <w:rFonts w:ascii="Cambria Math" w:hAnsi="Cambria Math"/>
          </w:rPr>
          <m:t>c</m:t>
        </m:r>
      </m:oMath>
      <w:r>
        <w:t xml:space="preserve">, </w:t>
      </w:r>
      <m:oMath>
        <m:r>
          <w:rPr>
            <w:rFonts w:ascii="Cambria Math" w:hAnsi="Cambria Math"/>
          </w:rPr>
          <m:t>p</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c</m:t>
            </m:r>
          </m:e>
        </m:d>
      </m:oMath>
      <w:r>
        <w:t xml:space="preserve"> is </w:t>
      </w:r>
      <w:del w:id="1066" w:author="煜锐 黄" w:date="2024-12-19T08:30:00Z" w16du:dateUtc="2024-12-19T00:30:00Z">
        <w:r w:rsidDel="00020D42">
          <w:delText>indep</w:delText>
        </w:r>
        <w:r w:rsidDel="00020D42">
          <w:rPr>
            <w:rFonts w:eastAsia="等线"/>
          </w:rPr>
          <w:delText xml:space="preserve">endent </w:delText>
        </w:r>
      </w:del>
      <w:ins w:id="1067" w:author="煜锐 黄" w:date="2024-12-19T08:30:00Z" w16du:dateUtc="2024-12-19T00:30:00Z">
        <w:r w:rsidR="00020D42">
          <w:t>indep</w:t>
        </w:r>
        <w:r w:rsidR="00020D42">
          <w:rPr>
            <w:rFonts w:eastAsia="等线" w:hint="eastAsia"/>
          </w:rPr>
          <w:t>endent</w:t>
        </w:r>
        <w:r w:rsidR="00020D42">
          <w:rPr>
            <w:rFonts w:eastAsia="等线"/>
          </w:rPr>
          <w:t xml:space="preserve"> </w:t>
        </w:r>
      </w:ins>
      <w:r>
        <w:rPr>
          <w:rFonts w:eastAsia="等线"/>
        </w:rPr>
        <w:t>of all movements that d</w:t>
      </w:r>
      <w:r>
        <w:t xml:space="preserve">o not start from </w:t>
      </w:r>
      <m:oMath>
        <m:r>
          <w:rPr>
            <w:rFonts w:ascii="Cambria Math" w:hAnsi="Cambria Math"/>
          </w:rPr>
          <m:t>c</m:t>
        </m:r>
      </m:oMath>
      <w:r>
        <w:t xml:space="preserve">. Thus, we need only show how to estimate </w:t>
      </w:r>
      <m:oMath>
        <m:r>
          <w:rPr>
            <w:rFonts w:ascii="Cambria Math" w:hAnsi="Cambria Math"/>
          </w:rPr>
          <m:t>p</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c</m:t>
            </m:r>
          </m:e>
        </m:d>
      </m:oMath>
      <w:r>
        <w:t xml:space="preserve"> for one country, and the method can also be applied to other countries. </w:t>
      </w:r>
    </w:p>
    <w:p w14:paraId="3BB56B34" w14:textId="77777777" w:rsidR="00C42924" w:rsidRDefault="00C42924" w:rsidP="00C42924"/>
    <w:p w14:paraId="39DE8FA5" w14:textId="77777777" w:rsidR="00C42924" w:rsidRDefault="00C42924" w:rsidP="00C42924">
      <w:r>
        <w:t xml:space="preserve">Under our settings, the level distance </w:t>
      </w:r>
      <m:oMath>
        <m:r>
          <w:rPr>
            <w:rFonts w:ascii="Cambria Math" w:hAnsi="Cambria Math"/>
          </w:rPr>
          <m:t>d</m:t>
        </m:r>
      </m:oMath>
      <w:r>
        <w:t xml:space="preserve"> can only take the </w:t>
      </w:r>
      <w:r>
        <w:rPr>
          <w:rFonts w:eastAsia="等线"/>
        </w:rPr>
        <w:t>values of</w:t>
      </w:r>
      <w:r>
        <w:t xml:space="preserve"> </w:t>
      </w:r>
      <m:oMath>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3</m:t>
        </m:r>
      </m:oMath>
      <w:r>
        <w:t xml:space="preserve">. For a fixed country </w:t>
      </w:r>
      <m:oMath>
        <m:r>
          <w:rPr>
            <w:rFonts w:ascii="Cambria Math" w:hAnsi="Cambria Math"/>
          </w:rPr>
          <m:t>c</m:t>
        </m:r>
      </m:oMath>
      <w:r>
        <w:t xml:space="preserve">, write </w:t>
      </w:r>
      <m:oMath>
        <m:sSub>
          <m:sSubPr>
            <m:ctrlPr>
              <w:rPr>
                <w:rFonts w:ascii="Cambria Math" w:hAnsi="Cambria Math"/>
              </w:rPr>
            </m:ctrlPr>
          </m:sSubPr>
          <m:e>
            <m:r>
              <w:rPr>
                <w:rFonts w:ascii="Cambria Math" w:hAnsi="Cambria Math"/>
              </w:rPr>
              <m:t>p</m:t>
            </m:r>
          </m:e>
          <m:sub>
            <m:r>
              <w:rPr>
                <w:rFonts w:ascii="Cambria Math" w:hAnsi="Cambria Math"/>
              </w:rPr>
              <m:t>c</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p</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c</m:t>
                    </m:r>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c</m:t>
                    </m:r>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c</m:t>
                    </m:r>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c</m:t>
                    </m:r>
                  </m:e>
                </m:d>
              </m:e>
            </m:d>
          </m:e>
          <m:sup>
            <m:r>
              <w:rPr>
                <w:rFonts w:ascii="Cambria Math" w:hAnsi="Cambria Math"/>
              </w:rPr>
              <m:t>T</m:t>
            </m:r>
          </m:sup>
        </m:sSup>
        <w:bookmarkStart w:id="1068" w:name="OLE_LINK11"/>
        <w:bookmarkStart w:id="1069" w:name="OLE_LINK12"/>
        <m:r>
          <m:rPr>
            <m:sty m:val="p"/>
          </m:rPr>
          <w:rPr>
            <w:rFonts w:ascii="Cambria Math" w:hAnsi="Cambria Math"/>
          </w:rPr>
          <m:t>∈</m:t>
        </m:r>
        <w:bookmarkEnd w:id="1068"/>
        <w:bookmarkEnd w:id="1069"/>
        <m:sSup>
          <m:sSupPr>
            <m:ctrlPr>
              <w:rPr>
                <w:rFonts w:ascii="Cambria Math" w:hAnsi="Cambria Math"/>
              </w:rPr>
            </m:ctrlPr>
          </m:sSupPr>
          <m:e>
            <m:r>
              <m:rPr>
                <m:scr m:val="double-struck"/>
                <m:sty m:val="p"/>
              </m:rPr>
              <w:rPr>
                <w:rFonts w:ascii="Cambria Math" w:hAnsi="Cambria Math"/>
              </w:rPr>
              <m:t>R</m:t>
            </m:r>
          </m:e>
          <m:sup>
            <m:r>
              <w:rPr>
                <w:rFonts w:ascii="Cambria Math" w:hAnsi="Cambria Math"/>
              </w:rPr>
              <m:t>4</m:t>
            </m:r>
          </m:sup>
        </m:sSup>
      </m:oMath>
      <w:r>
        <w:t xml:space="preserve">; then, the likelihood is: </w:t>
      </w:r>
    </w:p>
    <w:p w14:paraId="2A398582" w14:textId="77777777" w:rsidR="00C42924" w:rsidRDefault="00C42924" w:rsidP="00C42924">
      <w:pPr>
        <w:pStyle w:val="MTDisplayEquation"/>
      </w:pPr>
      <w:r>
        <w:tab/>
      </w:r>
      <w:r>
        <w:rPr>
          <w:noProof/>
          <w:position w:val="-4"/>
        </w:rPr>
        <w:object w:dxaOrig="180" w:dyaOrig="290" w14:anchorId="75E6AB10">
          <v:shape id="_x0000_i1026" type="#_x0000_t75" alt="" style="width:8.85pt;height:15pt;mso-width-percent:0;mso-height-percent:0;mso-width-percent:0;mso-height-percent:0" o:ole="">
            <v:imagedata r:id="rId28" o:title=""/>
          </v:shape>
          <o:OLEObject Type="Embed" ProgID="Equation.DSMT4" ShapeID="_x0000_i1026" DrawAspect="Content" ObjectID="_1797834773" r:id="rId29"/>
        </w:object>
      </w:r>
      <w:r>
        <w:rPr>
          <w:position w:val="-12"/>
        </w:rPr>
        <w:object w:dxaOrig="4000" w:dyaOrig="380" w14:anchorId="2D3D888A">
          <v:shape id="_x0000_i1027" type="#_x0000_t75" style="width:200.2pt;height:18.85pt" o:ole="">
            <v:imagedata r:id="rId30" o:title=""/>
          </v:shape>
          <o:OLEObject Type="Embed" ProgID="Equation.DSMT4" ShapeID="_x0000_i1027" DrawAspect="Content" ObjectID="_1797834774" r:id="rId3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70" w:name="Xbc69f9810a6bce129366db75278b1c92ce7af8a"/>
      <w:r>
        <w:instrText>(</w:instrText>
      </w:r>
      <w:fldSimple w:instr=" SEQ MTEqn \c \* Arabic \* MERGEFORMAT ">
        <w:r>
          <w:rPr>
            <w:noProof/>
          </w:rPr>
          <w:instrText>2</w:instrText>
        </w:r>
      </w:fldSimple>
      <w:r>
        <w:instrText>)</w:instrText>
      </w:r>
      <w:bookmarkEnd w:id="1070"/>
      <w:r>
        <w:fldChar w:fldCharType="end"/>
      </w:r>
    </w:p>
    <w:p w14:paraId="7BC39A86" w14:textId="77777777" w:rsidR="00C42924" w:rsidRDefault="00C42924" w:rsidP="00C42924">
      <w:r>
        <w:t>and the log-likelihood function is:</w:t>
      </w:r>
      <w:r>
        <w:rPr>
          <w:position w:val="-4"/>
        </w:rPr>
        <w:object w:dxaOrig="180" w:dyaOrig="280" w14:anchorId="2CABD633">
          <v:shape id="_x0000_i1028" type="#_x0000_t75" style="width:8.85pt;height:14.25pt" o:ole="">
            <v:imagedata r:id="rId32" o:title=""/>
          </v:shape>
          <o:OLEObject Type="Embed" ProgID="Equation.DSMT4" ShapeID="_x0000_i1028" DrawAspect="Content" ObjectID="_1797834775" r:id="rId33"/>
        </w:object>
      </w:r>
      <w:r>
        <w:t xml:space="preserve"> </w:t>
      </w:r>
    </w:p>
    <w:p w14:paraId="1A0BFFC4" w14:textId="66679357" w:rsidR="00C42924" w:rsidRDefault="00C42924" w:rsidP="00C42924">
      <w:pPr>
        <w:pStyle w:val="MTDisplayEquation"/>
      </w:pPr>
      <w:r>
        <w:tab/>
      </w:r>
      <w:r w:rsidR="0040031A">
        <w:rPr>
          <w:position w:val="-12"/>
        </w:rPr>
        <w:object w:dxaOrig="5760" w:dyaOrig="360" w14:anchorId="5745219E">
          <v:shape id="_x0000_i1029" type="#_x0000_t75" style="width:4in;height:17.35pt" o:ole="">
            <v:imagedata r:id="rId34" o:title=""/>
          </v:shape>
          <o:OLEObject Type="Embed" ProgID="Equation.DSMT4" ShapeID="_x0000_i1029" DrawAspect="Content" ObjectID="_1797834776" r:id="rId3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3</w:instrText>
        </w:r>
      </w:fldSimple>
      <w:r>
        <w:instrText>)</w:instrText>
      </w:r>
      <w:r>
        <w:fldChar w:fldCharType="end"/>
      </w:r>
    </w:p>
    <w:p w14:paraId="595FCA0F" w14:textId="77777777" w:rsidR="00C42924" w:rsidRDefault="00C42924" w:rsidP="00C42924">
      <w:r>
        <w:t xml:space="preserve">where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denotes the number of movements with level distance </w:t>
      </w:r>
      <m:oMath>
        <m:r>
          <w:rPr>
            <w:rFonts w:ascii="Cambria Math" w:hAnsi="Cambria Math"/>
          </w:rPr>
          <m:t>i</m:t>
        </m:r>
      </m:oMath>
      <w:r>
        <w:t xml:space="preserve"> starting from country </w:t>
      </w:r>
      <m:oMath>
        <m:r>
          <w:rPr>
            <w:rFonts w:ascii="Cambria Math" w:hAnsi="Cambria Math"/>
          </w:rPr>
          <m:t>c</m:t>
        </m:r>
      </m:oMath>
      <w:r>
        <w:t xml:space="preserve">. </w:t>
      </w:r>
      <w:r>
        <w:rPr>
          <w:position w:val="-4"/>
        </w:rPr>
        <w:object w:dxaOrig="180" w:dyaOrig="280" w14:anchorId="122781FE">
          <v:shape id="_x0000_i1030" type="#_x0000_t75" style="width:8.85pt;height:14.25pt" o:ole="">
            <v:imagedata r:id="rId36" o:title=""/>
          </v:shape>
          <o:OLEObject Type="Embed" ProgID="Equation.DSMT4" ShapeID="_x0000_i1030" DrawAspect="Content" ObjectID="_1797834777" r:id="rId37"/>
        </w:object>
      </w:r>
    </w:p>
    <w:p w14:paraId="4AD782B5" w14:textId="77777777" w:rsidR="00C42924" w:rsidRDefault="00C42924" w:rsidP="00C42924">
      <w:r>
        <w:br/>
        <w:t xml:space="preserve">The objective for MLE is: </w:t>
      </w:r>
    </w:p>
    <w:p w14:paraId="48BE2AC0" w14:textId="77777777" w:rsidR="00C42924" w:rsidRDefault="00C42924" w:rsidP="00C42924">
      <w:pPr>
        <w:pStyle w:val="MTDisplayEquation"/>
      </w:pPr>
      <w:r>
        <w:lastRenderedPageBreak/>
        <w:tab/>
      </w:r>
      <w:r>
        <w:rPr>
          <w:noProof/>
          <w:position w:val="-28"/>
        </w:rPr>
        <w:object w:dxaOrig="3960" w:dyaOrig="1050" w14:anchorId="10B2ADB7">
          <v:shape id="_x0000_i1031" type="#_x0000_t75" alt="" style="width:198.65pt;height:52.35pt;mso-width-percent:0;mso-height-percent:0;mso-width-percent:0;mso-height-percent:0" o:ole="">
            <v:imagedata r:id="rId38" o:title=""/>
          </v:shape>
          <o:OLEObject Type="Embed" ProgID="Equation.DSMT4" ShapeID="_x0000_i1031" DrawAspect="Content" ObjectID="_1797834778" r:id="rId39"/>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4</w:instrText>
        </w:r>
      </w:fldSimple>
      <w:r>
        <w:instrText>)</w:instrText>
      </w:r>
      <w:r>
        <w:fldChar w:fldCharType="end"/>
      </w:r>
    </w:p>
    <w:p w14:paraId="427AEF27" w14:textId="77777777" w:rsidR="00C42924" w:rsidRDefault="00C42924" w:rsidP="00C42924">
      <w:pPr>
        <w:jc w:val="left"/>
      </w:pPr>
      <w:r>
        <w:t xml:space="preserve">By the </w:t>
      </w:r>
      <w:r>
        <w:rPr>
          <w:rStyle w:val="ky2igmncmogjharherah"/>
        </w:rPr>
        <w:t>Kuhn–Tucker (</w:t>
      </w:r>
      <w:r>
        <w:t>KT) conditions, we can obtain the optimal solution. The Lagrangian function is:</w:t>
      </w:r>
    </w:p>
    <w:p w14:paraId="01357820" w14:textId="77777777" w:rsidR="00C42924" w:rsidRDefault="00C42924" w:rsidP="00C42924">
      <w:pPr>
        <w:pStyle w:val="MTDisplayEquation"/>
      </w:pPr>
      <w:r>
        <w:tab/>
      </w:r>
      <w:r>
        <w:rPr>
          <w:noProof/>
          <w:position w:val="-30"/>
        </w:rPr>
        <w:object w:dxaOrig="6570" w:dyaOrig="760" w14:anchorId="31BF010D">
          <v:shape id="_x0000_i1032" type="#_x0000_t75" alt="" style="width:327.65pt;height:38.1pt" o:ole="">
            <v:imagedata r:id="rId40" o:title=""/>
          </v:shape>
          <o:OLEObject Type="Embed" ProgID="Equation.DSMT4" ShapeID="_x0000_i1032" DrawAspect="Content" ObjectID="_1797834779" r:id="rId41"/>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(5)</w:instrText>
      </w:r>
      <w:r>
        <w:fldChar w:fldCharType="end"/>
      </w:r>
    </w:p>
    <w:p w14:paraId="7B4E05A4" w14:textId="77777777" w:rsidR="00C42924" w:rsidRDefault="00C42924" w:rsidP="00C42924">
      <w:r>
        <w:t xml:space="preserve">Taking the partial derivative of </w:t>
      </w:r>
      <m:oMath>
        <m:sSub>
          <m:sSubPr>
            <m:ctrlPr>
              <w:rPr>
                <w:rFonts w:ascii="Cambria Math" w:hAnsi="Cambria Math"/>
              </w:rPr>
            </m:ctrlPr>
          </m:sSubPr>
          <m:e>
            <m:r>
              <w:rPr>
                <w:rFonts w:ascii="Cambria Math" w:hAnsi="Cambria Math"/>
              </w:rPr>
              <m:t>p</m:t>
            </m:r>
          </m:e>
          <m:sub>
            <m:r>
              <w:rPr>
                <w:rFonts w:ascii="Cambria Math" w:hAnsi="Cambria Math"/>
              </w:rPr>
              <m:t>c</m:t>
            </m:r>
          </m:sub>
        </m:sSub>
      </m:oMath>
      <w:r>
        <w:t xml:space="preserve"> and setting it to zero, we obtain:</w:t>
      </w:r>
    </w:p>
    <w:p w14:paraId="7B3B503F" w14:textId="77777777" w:rsidR="00C42924" w:rsidRDefault="00C42924" w:rsidP="00C42924">
      <w:pPr>
        <w:pStyle w:val="MTDisplayEquation"/>
      </w:pPr>
      <w:r>
        <w:tab/>
      </w:r>
      <w:r>
        <w:rPr>
          <w:noProof/>
          <w:position w:val="-28"/>
        </w:rPr>
        <w:object w:dxaOrig="3310" w:dyaOrig="670" w14:anchorId="079812B6">
          <v:shape id="_x0000_i1033" type="#_x0000_t75" alt="" style="width:165.2pt;height:33.1pt;mso-width-percent:0;mso-height-percent:0;mso-width-percent:0;mso-height-percent:0" o:ole="">
            <v:imagedata r:id="rId42" o:title=""/>
          </v:shape>
          <o:OLEObject Type="Embed" ProgID="Equation.DSMT4" ShapeID="_x0000_i1033" DrawAspect="Content" ObjectID="_1797834780" r:id="rId4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(6)</w:instrText>
      </w:r>
      <w:r>
        <w:fldChar w:fldCharType="end"/>
      </w:r>
    </w:p>
    <w:p w14:paraId="2D828D61" w14:textId="77777777" w:rsidR="00C42924" w:rsidRDefault="00C42924" w:rsidP="00C42924">
      <w:r>
        <w:t xml:space="preserve">Because </w:t>
      </w:r>
      <m:oMath>
        <m:r>
          <w:rPr>
            <w:rFonts w:ascii="Cambria Math" w:hAnsi="Cambria Math"/>
          </w:rPr>
          <m:t>p</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c</m:t>
            </m:r>
          </m:e>
        </m:d>
      </m:oMath>
      <w:r>
        <w:t xml:space="preserve"> can be neither </w:t>
      </w:r>
      <m:oMath>
        <m:r>
          <w:rPr>
            <w:rFonts w:ascii="Cambria Math" w:hAnsi="Cambria Math"/>
          </w:rPr>
          <m:t>0</m:t>
        </m:r>
      </m:oMath>
      <w:r>
        <w:t xml:space="preserve"> nor </w:t>
      </w:r>
      <m:oMath>
        <m:r>
          <w:rPr>
            <w:rFonts w:ascii="Cambria Math" w:hAnsi="Cambria Math"/>
          </w:rPr>
          <m:t>1</m:t>
        </m:r>
      </m:oMath>
      <w:r>
        <w:t xml:space="preserve">, the KT conditions force all </w:t>
      </w:r>
      <m:oMath>
        <m:sSub>
          <m:sSubPr>
            <m:ctrlPr>
              <w:rPr>
                <w:rFonts w:ascii="Cambria Math" w:hAnsi="Cambria Math"/>
              </w:rPr>
            </m:ctrlPr>
          </m:sSubPr>
          <m:e>
            <m:r>
              <w:rPr>
                <w:rFonts w:ascii="Cambria Math" w:hAnsi="Cambria Math"/>
              </w:rPr>
              <m:t>λ</m:t>
            </m:r>
          </m:e>
          <m:sub>
            <m:r>
              <w:rPr>
                <w:rFonts w:ascii="Cambria Math" w:hAnsi="Cambria Math"/>
              </w:rPr>
              <m:t>i</m:t>
            </m:r>
          </m:sub>
        </m:sSub>
      </m:oMath>
      <w:r>
        <w:t xml:space="preserve"> and </w:t>
      </w:r>
      <m:oMath>
        <m:sSub>
          <m:sSubPr>
            <m:ctrlPr>
              <w:rPr>
                <w:rFonts w:ascii="Cambria Math" w:hAnsi="Cambria Math"/>
              </w:rPr>
            </m:ctrlPr>
          </m:sSubPr>
          <m:e>
            <m:r>
              <w:rPr>
                <w:rFonts w:ascii="Cambria Math" w:hAnsi="Cambria Math"/>
              </w:rPr>
              <m:t>u</m:t>
            </m:r>
          </m:e>
          <m:sub>
            <m:r>
              <w:rPr>
                <w:rFonts w:ascii="Cambria Math" w:hAnsi="Cambria Math"/>
              </w:rPr>
              <m:t>i</m:t>
            </m:r>
          </m:sub>
        </m:sSub>
      </m:oMath>
      <w:r>
        <w:t xml:space="preserve"> to be </w:t>
      </w:r>
      <m:oMath>
        <m:r>
          <w:rPr>
            <w:rFonts w:ascii="Cambria Math" w:hAnsi="Cambria Math"/>
          </w:rPr>
          <m:t>0</m:t>
        </m:r>
      </m:oMath>
      <w:r>
        <w:t>. Then we have:</w:t>
      </w:r>
    </w:p>
    <w:p w14:paraId="04768BE6" w14:textId="77777777" w:rsidR="00C42924" w:rsidRDefault="00C42924" w:rsidP="00C42924">
      <w:pPr>
        <w:pStyle w:val="MTDisplayEquation"/>
      </w:pPr>
      <w:r>
        <w:tab/>
      </w:r>
      <w:r>
        <w:rPr>
          <w:noProof/>
          <w:position w:val="-4"/>
        </w:rPr>
        <w:object w:dxaOrig="180" w:dyaOrig="290" w14:anchorId="7012926D">
          <v:shape id="_x0000_i1034" type="#_x0000_t75" alt="" style="width:8.85pt;height:15pt;mso-width-percent:0;mso-height-percent:0;mso-width-percent:0;mso-height-percent:0" o:ole="">
            <v:imagedata r:id="rId28" o:title=""/>
          </v:shape>
          <o:OLEObject Type="Embed" ProgID="Equation.DSMT4" ShapeID="_x0000_i1034" DrawAspect="Content" ObjectID="_1797834781" r:id="rId44"/>
        </w:object>
      </w:r>
      <w:r>
        <w:rPr>
          <w:noProof/>
          <w:position w:val="-28"/>
        </w:rPr>
        <w:object w:dxaOrig="4010" w:dyaOrig="670" w14:anchorId="13885649">
          <v:shape id="_x0000_i1035" type="#_x0000_t75" alt="" style="width:201pt;height:33.1pt;mso-width-percent:0;mso-height-percent:0;mso-width-percent:0;mso-height-percent:0" o:ole="">
            <v:imagedata r:id="rId45" o:title=""/>
          </v:shape>
          <o:OLEObject Type="Embed" ProgID="Equation.DSMT4" ShapeID="_x0000_i1035" DrawAspect="Content" ObjectID="_1797834782" r:id="rId4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7</w:instrText>
        </w:r>
      </w:fldSimple>
      <w:r>
        <w:instrText>)</w:instrText>
      </w:r>
      <w:r>
        <w:fldChar w:fldCharType="end"/>
      </w:r>
    </w:p>
    <w:p w14:paraId="52E198DF" w14:textId="5CE61F69" w:rsidR="00C42924" w:rsidRDefault="00C42924" w:rsidP="00C42924">
      <w:r>
        <w:t xml:space="preserve">We also have </w:t>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0</m:t>
            </m:r>
          </m:sub>
          <m:sup>
            <m:r>
              <w:rPr>
                <w:rFonts w:ascii="Cambria Math" w:hAnsi="Cambria Math"/>
              </w:rPr>
              <m:t>3</m:t>
            </m:r>
          </m:sup>
          <m:e>
            <m:r>
              <w:rPr>
                <w:rFonts w:ascii="Cambria Math" w:hAnsi="Cambria Math"/>
              </w:rPr>
              <m:t>p</m:t>
            </m:r>
          </m:e>
        </m:nary>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c</m:t>
            </m:r>
          </m:e>
        </m:d>
        <m:r>
          <m:rPr>
            <m:sty m:val="p"/>
          </m:rPr>
          <w:rPr>
            <w:rFonts w:ascii="Cambria Math" w:hAnsi="Cambria Math"/>
          </w:rPr>
          <m:t>=</m:t>
        </m:r>
        <m:r>
          <w:rPr>
            <w:rFonts w:ascii="Cambria Math" w:hAnsi="Cambria Math"/>
          </w:rPr>
          <m:t>1</m:t>
        </m:r>
      </m:oMath>
      <w:r>
        <w:t>, and we can solve the optimal solution and get:</w:t>
      </w:r>
    </w:p>
    <w:p w14:paraId="33B28432" w14:textId="77777777" w:rsidR="00C42924" w:rsidRDefault="00C42924" w:rsidP="00C42924">
      <w:pPr>
        <w:pStyle w:val="MTDisplayEquation"/>
        <w:tabs>
          <w:tab w:val="left" w:pos="4928"/>
        </w:tabs>
      </w:pPr>
      <w:r>
        <w:tab/>
      </w:r>
      <w:r>
        <w:rPr>
          <w:noProof/>
          <w:position w:val="-4"/>
        </w:rPr>
        <w:object w:dxaOrig="180" w:dyaOrig="290" w14:anchorId="7062FD91">
          <v:shape id="_x0000_i1036" type="#_x0000_t75" alt="" style="width:8.85pt;height:15pt;mso-width-percent:0;mso-height-percent:0;mso-width-percent:0;mso-height-percent:0" o:ole="">
            <v:imagedata r:id="rId28" o:title=""/>
          </v:shape>
          <o:OLEObject Type="Embed" ProgID="Equation.DSMT4" ShapeID="_x0000_i1036" DrawAspect="Content" ObjectID="_1797834783" r:id="rId47"/>
        </w:object>
      </w:r>
      <w:r>
        <w:rPr>
          <w:noProof/>
          <w:position w:val="-40"/>
        </w:rPr>
        <w:object w:dxaOrig="1750" w:dyaOrig="770" w14:anchorId="20A695B8">
          <v:shape id="_x0000_i1037" type="#_x0000_t75" alt="" style="width:87pt;height:38.1pt;mso-width-percent:0;mso-height-percent:0;mso-width-percent:0;mso-height-percent:0" o:ole="">
            <v:imagedata r:id="rId48" o:title=""/>
          </v:shape>
          <o:OLEObject Type="Embed" ProgID="Equation.DSMT4" ShapeID="_x0000_i1037" DrawAspect="Content" ObjectID="_1797834784" r:id="rId4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(8)</w:instrText>
      </w:r>
      <w:r>
        <w:fldChar w:fldCharType="end"/>
      </w:r>
    </w:p>
    <w:p w14:paraId="58CB752B" w14:textId="77777777" w:rsidR="0040031A" w:rsidRPr="0040031A" w:rsidRDefault="0040031A" w:rsidP="0040031A"/>
    <w:p w14:paraId="62863C31" w14:textId="77777777" w:rsidR="00C42924" w:rsidRDefault="00C42924" w:rsidP="00C42924">
      <w:pPr>
        <w:pStyle w:val="3"/>
      </w:pPr>
      <w:r>
        <w:t>Maximum likelihood estimation of attractiveness</w:t>
      </w:r>
    </w:p>
    <w:p w14:paraId="52C00F52" w14:textId="7CCA0202" w:rsidR="00C42924" w:rsidRDefault="00C42924" w:rsidP="00C42924">
      <w:r>
        <w:t xml:space="preserve">For all regions in a parent region, </w:t>
      </w:r>
      <m:oMath>
        <m:sSub>
          <m:sSubPr>
            <m:ctrlPr>
              <w:rPr>
                <w:rFonts w:ascii="Cambria Math" w:hAnsi="Cambria Math"/>
              </w:rPr>
            </m:ctrlPr>
          </m:sSubPr>
          <m:e>
            <m:r>
              <w:rPr>
                <w:rFonts w:ascii="Cambria Math" w:hAnsi="Cambria Math"/>
              </w:rPr>
              <m:t>k</m:t>
            </m:r>
          </m:e>
          <m:sub>
            <m:r>
              <w:rPr>
                <w:rFonts w:ascii="Cambria Math" w:hAnsi="Cambria Math"/>
              </w:rPr>
              <m:t>l</m:t>
            </m:r>
            <m:r>
              <m:rPr>
                <m:sty m:val="p"/>
              </m:rPr>
              <w:rPr>
                <w:rFonts w:ascii="Cambria Math" w:hAnsi="Cambria Math"/>
              </w:rPr>
              <m:t>+</m:t>
            </m:r>
            <m:r>
              <w:rPr>
                <w:rFonts w:ascii="Cambria Math" w:hAnsi="Cambria Math"/>
              </w:rPr>
              <m:t>1</m:t>
            </m:r>
          </m:sub>
        </m:sSub>
      </m:oMath>
      <w:r>
        <w:t xml:space="preserve">, the likelihood function and log-likelihood function </w:t>
      </w:r>
      <w:r w:rsidR="00B63F95">
        <w:rPr>
          <w:rFonts w:hint="eastAsia"/>
        </w:rPr>
        <w:t xml:space="preserve">of attractiveness </w:t>
      </w:r>
      <m:oMath>
        <m:r>
          <w:rPr>
            <w:rFonts w:ascii="Cambria Math" w:hAnsi="Cambria Math"/>
          </w:rPr>
          <m:t>a</m:t>
        </m:r>
      </m:oMath>
      <w:r w:rsidR="00B63F95">
        <w:rPr>
          <w:rFonts w:hint="eastAsia"/>
        </w:rPr>
        <w:t xml:space="preserve"> </w:t>
      </w:r>
      <w:r>
        <w:t>are:</w:t>
      </w:r>
    </w:p>
    <w:p w14:paraId="2D18AFBB" w14:textId="77777777" w:rsidR="00C42924" w:rsidRDefault="00C42924" w:rsidP="00C42924">
      <w:pPr>
        <w:pStyle w:val="MTDisplayEquation"/>
      </w:pPr>
      <w:r>
        <w:tab/>
      </w:r>
      <w:r>
        <w:rPr>
          <w:noProof/>
          <w:position w:val="-32"/>
        </w:rPr>
        <w:object w:dxaOrig="1740" w:dyaOrig="560" w14:anchorId="31CA7901">
          <v:shape id="_x0000_i1038" type="#_x0000_t75" alt="" style="width:87pt;height:26.95pt" o:ole="">
            <v:imagedata r:id="rId50" o:title=""/>
          </v:shape>
          <o:OLEObject Type="Embed" ProgID="Equation.DSMT4" ShapeID="_x0000_i1038" DrawAspect="Content" ObjectID="_1797834785" r:id="rId5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(9)</w:instrText>
      </w:r>
      <w:r>
        <w:fldChar w:fldCharType="end"/>
      </w:r>
    </w:p>
    <w:p w14:paraId="271A64D6" w14:textId="77777777" w:rsidR="00C42924" w:rsidRDefault="00C42924" w:rsidP="00C42924">
      <w:pPr>
        <w:pStyle w:val="MTDisplayEquation"/>
      </w:pPr>
      <w:r>
        <w:tab/>
      </w:r>
      <w:r>
        <w:rPr>
          <w:noProof/>
          <w:position w:val="-32"/>
        </w:rPr>
        <w:object w:dxaOrig="1950" w:dyaOrig="560" w14:anchorId="3F90E7F1">
          <v:shape id="_x0000_i1039" type="#_x0000_t75" alt="" style="width:97.4pt;height:26.95pt" o:ole="">
            <v:imagedata r:id="rId52" o:title=""/>
          </v:shape>
          <o:OLEObject Type="Embed" ProgID="Equation.DSMT4" ShapeID="_x0000_i1039" DrawAspect="Content" ObjectID="_1797834786" r:id="rId53"/>
        </w:object>
      </w:r>
      <w:r>
        <w:rPr>
          <w:noProof/>
        </w:rP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10</w:instrText>
        </w:r>
      </w:fldSimple>
      <w:r>
        <w:instrText>)</w:instrText>
      </w:r>
      <w:r>
        <w:fldChar w:fldCharType="end"/>
      </w:r>
    </w:p>
    <w:p w14:paraId="3A9B3FA8" w14:textId="77777777" w:rsidR="00C42924" w:rsidRDefault="00C42924" w:rsidP="00C42924">
      <w:r>
        <w:t xml:space="preserve">where </w:t>
      </w:r>
      <m:oMath>
        <m:sSub>
          <m:sSubPr>
            <m:ctrlPr>
              <w:rPr>
                <w:rFonts w:ascii="Cambria Math" w:hAnsi="Cambria Math"/>
              </w:rPr>
            </m:ctrlPr>
          </m:sSubPr>
          <m:e>
            <m:r>
              <w:rPr>
                <w:rFonts w:ascii="Cambria Math" w:hAnsi="Cambria Math"/>
              </w:rPr>
              <m:t>m</m:t>
            </m:r>
          </m:e>
          <m:sub>
            <m:r>
              <w:rPr>
                <w:rFonts w:ascii="Cambria Math" w:hAnsi="Cambria Math"/>
              </w:rPr>
              <m:t>i</m:t>
            </m:r>
          </m:sub>
        </m:sSub>
      </m:oMath>
      <w:r>
        <w:t xml:space="preserve"> is the number of movements to </w:t>
      </w:r>
      <w:r>
        <w:rPr>
          <w:rFonts w:eastAsia="等线"/>
        </w:rPr>
        <w:t>the</w:t>
      </w:r>
      <w:r>
        <w:t xml:space="preserve"> </w:t>
      </w:r>
      <w:r>
        <w:rPr>
          <w:rFonts w:eastAsia="等线"/>
        </w:rPr>
        <w:t xml:space="preserve">destination in region </w:t>
      </w:r>
      <m:oMath>
        <m:r>
          <w:rPr>
            <w:rFonts w:ascii="Cambria Math" w:hAnsi="Cambria Math"/>
          </w:rPr>
          <m:t>i</m:t>
        </m:r>
      </m:oMath>
      <w:r>
        <w:t xml:space="preserve">. The objective of MLE is: </w:t>
      </w:r>
    </w:p>
    <w:p w14:paraId="70E5E8AB" w14:textId="77777777" w:rsidR="00C42924" w:rsidRDefault="00C42924" w:rsidP="00C42924">
      <w:pPr>
        <w:pStyle w:val="MTDisplayEquation"/>
      </w:pPr>
      <w:r>
        <w:tab/>
      </w:r>
      <w:r>
        <w:rPr>
          <w:noProof/>
          <w:position w:val="-32"/>
        </w:rPr>
        <w:object w:dxaOrig="3330" w:dyaOrig="880" w14:anchorId="351ED474">
          <v:shape id="_x0000_i1040" type="#_x0000_t75" alt="" style="width:166.35pt;height:45.05pt" o:ole="">
            <v:imagedata r:id="rId54" o:title=""/>
          </v:shape>
          <o:OLEObject Type="Embed" ProgID="Equation.DSMT4" ShapeID="_x0000_i1040" DrawAspect="Content" ObjectID="_1797834787" r:id="rId5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11</w:instrText>
        </w:r>
      </w:fldSimple>
      <w:r>
        <w:instrText>)</w:instrText>
      </w:r>
      <w:r>
        <w:fldChar w:fldCharType="end"/>
      </w:r>
    </w:p>
    <w:p w14:paraId="3F1BE3C1" w14:textId="77777777" w:rsidR="00C42924" w:rsidRDefault="00C42924" w:rsidP="00C42924">
      <w:r>
        <w:t>The Lagrangian function is:</w:t>
      </w:r>
    </w:p>
    <w:p w14:paraId="2BFD31DD" w14:textId="77777777" w:rsidR="00C42924" w:rsidRDefault="00C42924" w:rsidP="00C42924">
      <w:pPr>
        <w:pStyle w:val="MTDisplayEquation"/>
      </w:pPr>
      <w:r>
        <w:tab/>
      </w:r>
      <w:r>
        <w:rPr>
          <w:noProof/>
          <w:position w:val="-34"/>
        </w:rPr>
        <w:object w:dxaOrig="6050" w:dyaOrig="770" w14:anchorId="7AC9400D">
          <v:shape id="_x0000_i1041" type="#_x0000_t75" alt="" style="width:302.25pt;height:38.1pt" o:ole="">
            <v:imagedata r:id="rId56" o:title=""/>
          </v:shape>
          <o:OLEObject Type="Embed" ProgID="Equation.DSMT4" ShapeID="_x0000_i1041" DrawAspect="Content" ObjectID="_1797834788" r:id="rId5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12</w:instrText>
        </w:r>
      </w:fldSimple>
      <w:r>
        <w:instrText>)</w:instrText>
      </w:r>
      <w:r>
        <w:fldChar w:fldCharType="end"/>
      </w:r>
    </w:p>
    <w:p w14:paraId="2B6EC174" w14:textId="77777777" w:rsidR="00C42924" w:rsidRDefault="00C42924" w:rsidP="00C42924">
      <w:r>
        <w:t xml:space="preserve">Taking the partial derivative of </w:t>
      </w:r>
      <m:oMath>
        <m:r>
          <w:rPr>
            <w:rFonts w:ascii="Cambria Math" w:hAnsi="Cambria Math"/>
          </w:rPr>
          <m:t>a</m:t>
        </m:r>
      </m:oMath>
      <w:r>
        <w:t xml:space="preserve"> and setting it to zero, we have:</w:t>
      </w:r>
    </w:p>
    <w:p w14:paraId="530054A2" w14:textId="77777777" w:rsidR="00C42924" w:rsidRDefault="00C42924" w:rsidP="00C42924">
      <w:pPr>
        <w:pStyle w:val="MTDisplayEquation"/>
      </w:pPr>
      <w:r>
        <w:tab/>
      </w:r>
      <w:r>
        <w:rPr>
          <w:position w:val="-28"/>
        </w:rPr>
        <w:object w:dxaOrig="2840" w:dyaOrig="660" w14:anchorId="15AB31BB">
          <v:shape id="_x0000_i1042" type="#_x0000_t75" style="width:141.7pt;height:33.1pt" o:ole="">
            <v:imagedata r:id="rId58" o:title=""/>
          </v:shape>
          <o:OLEObject Type="Embed" ProgID="Equation.DSMT4" ShapeID="_x0000_i1042" DrawAspect="Content" ObjectID="_1797834789" r:id="rId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13</w:instrText>
        </w:r>
      </w:fldSimple>
      <w:r>
        <w:instrText>)</w:instrText>
      </w:r>
      <w:r>
        <w:fldChar w:fldCharType="end"/>
      </w:r>
    </w:p>
    <w:p w14:paraId="4EBBAE5B" w14:textId="77777777" w:rsidR="00C42924" w:rsidRDefault="00C42924" w:rsidP="00C42924">
      <w:r>
        <w:t xml:space="preserve">Similarly, the KT conditions forces </w:t>
      </w:r>
      <m:oMath>
        <m:sSub>
          <m:sSubPr>
            <m:ctrlPr>
              <w:rPr>
                <w:rFonts w:ascii="Cambria Math" w:hAnsi="Cambria Math"/>
              </w:rPr>
            </m:ctrlPr>
          </m:sSubPr>
          <m:e>
            <m:r>
              <w:rPr>
                <w:rFonts w:ascii="Cambria Math" w:hAnsi="Cambria Math"/>
              </w:rPr>
              <m:t>λ</m:t>
            </m:r>
          </m:e>
          <m:sub>
            <m:r>
              <w:rPr>
                <w:rFonts w:ascii="Cambria Math" w:hAnsi="Cambria Math"/>
              </w:rPr>
              <m:t>i</m:t>
            </m:r>
          </m:sub>
        </m:sSub>
      </m:oMath>
      <w:r>
        <w:t xml:space="preserve"> and </w:t>
      </w:r>
      <m:oMath>
        <m:sSub>
          <m:sSubPr>
            <m:ctrlPr>
              <w:rPr>
                <w:rFonts w:ascii="Cambria Math" w:hAnsi="Cambria Math"/>
              </w:rPr>
            </m:ctrlPr>
          </m:sSubPr>
          <m:e>
            <m:r>
              <w:rPr>
                <w:rFonts w:ascii="Cambria Math" w:hAnsi="Cambria Math"/>
              </w:rPr>
              <m:t>u</m:t>
            </m:r>
          </m:e>
          <m:sub>
            <m:r>
              <w:rPr>
                <w:rFonts w:ascii="Cambria Math" w:hAnsi="Cambria Math"/>
              </w:rPr>
              <m:t>i</m:t>
            </m:r>
          </m:sub>
        </m:sSub>
      </m:oMath>
      <w:r>
        <w:t xml:space="preserve"> to be </w:t>
      </w:r>
      <m:oMath>
        <m:r>
          <w:rPr>
            <w:rFonts w:ascii="Cambria Math" w:hAnsi="Cambria Math"/>
          </w:rPr>
          <m:t>0</m:t>
        </m:r>
      </m:oMath>
      <w:r>
        <w:t>. Then, we have:</w:t>
      </w:r>
    </w:p>
    <w:p w14:paraId="111CBB4B" w14:textId="77777777" w:rsidR="00C42924" w:rsidRDefault="00C42924" w:rsidP="00C42924">
      <w:pPr>
        <w:pStyle w:val="MTDisplayEquation"/>
      </w:pPr>
      <w:r>
        <w:lastRenderedPageBreak/>
        <w:tab/>
      </w:r>
      <w:r>
        <w:rPr>
          <w:position w:val="-28"/>
        </w:rPr>
        <w:object w:dxaOrig="1860" w:dyaOrig="660" w14:anchorId="639F81E9">
          <v:shape id="_x0000_i1043" type="#_x0000_t75" style="width:93.2pt;height:33.1pt" o:ole="">
            <v:imagedata r:id="rId60" o:title=""/>
          </v:shape>
          <o:OLEObject Type="Embed" ProgID="Equation.DSMT4" ShapeID="_x0000_i1043" DrawAspect="Content" ObjectID="_1797834790" r:id="rId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14</w:instrText>
        </w:r>
      </w:fldSimple>
      <w:r>
        <w:instrText>)</w:instrText>
      </w:r>
      <w:r>
        <w:fldChar w:fldCharType="end"/>
      </w:r>
    </w:p>
    <w:p w14:paraId="1649E4BF" w14:textId="77777777" w:rsidR="00C42924" w:rsidRDefault="00C42924" w:rsidP="00C42924">
      <w:r>
        <w:t xml:space="preserve">Because </w:t>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l</m:t>
                </m:r>
                <m:r>
                  <m:rPr>
                    <m:sty m:val="p"/>
                  </m:rPr>
                  <w:rPr>
                    <w:rFonts w:ascii="Cambria Math" w:hAnsi="Cambria Math"/>
                  </w:rPr>
                  <m:t>+</m:t>
                </m:r>
                <m:r>
                  <w:rPr>
                    <w:rFonts w:ascii="Cambria Math" w:hAnsi="Cambria Math"/>
                  </w:rPr>
                  <m:t>1</m:t>
                </m:r>
              </m:sub>
            </m:sSub>
          </m:sub>
          <m:sup>
            <m:r>
              <w:rPr>
                <w:rFonts w:ascii="Cambria Math" w:hAnsi="Cambria Math"/>
              </w:rPr>
              <m:t>​</m:t>
            </m:r>
          </m:sup>
          <m:e>
            <m:r>
              <w:rPr>
                <w:rFonts w:ascii="Cambria Math" w:hAnsi="Cambria Math"/>
              </w:rPr>
              <m:t>a</m:t>
            </m:r>
          </m:e>
        </m:nary>
        <m:d>
          <m:dPr>
            <m:ctrlPr>
              <w:rPr>
                <w:rFonts w:ascii="Cambria Math" w:hAnsi="Cambria Math"/>
              </w:rPr>
            </m:ctrlPr>
          </m:dPr>
          <m:e>
            <m:r>
              <w:rPr>
                <w:rFonts w:ascii="Cambria Math" w:hAnsi="Cambria Math"/>
              </w:rPr>
              <m:t>i</m:t>
            </m:r>
          </m:e>
        </m:d>
        <m:r>
          <m:rPr>
            <m:sty m:val="p"/>
          </m:rPr>
          <w:rPr>
            <w:rFonts w:ascii="Cambria Math" w:hAnsi="Cambria Math"/>
          </w:rPr>
          <m:t>=</m:t>
        </m:r>
        <m:r>
          <w:rPr>
            <w:rFonts w:ascii="Cambria Math" w:hAnsi="Cambria Math"/>
          </w:rPr>
          <m:t>1</m:t>
        </m:r>
      </m:oMath>
      <w:r>
        <w:t>, the optimal solution is:</w:t>
      </w:r>
    </w:p>
    <w:p w14:paraId="2BD92537" w14:textId="77777777" w:rsidR="00C42924" w:rsidRDefault="00C42924" w:rsidP="00C42924">
      <w:pPr>
        <w:pStyle w:val="MTDisplayEquation"/>
      </w:pPr>
      <w:r>
        <w:tab/>
      </w:r>
      <w:r>
        <w:rPr>
          <w:noProof/>
          <w:position w:val="-50"/>
        </w:rPr>
        <w:object w:dxaOrig="1410" w:dyaOrig="880" w14:anchorId="7947C393">
          <v:shape id="_x0000_i1044" type="#_x0000_t75" alt="" style="width:69.7pt;height:45.05pt" o:ole="">
            <v:imagedata r:id="rId62" o:title=""/>
          </v:shape>
          <o:OLEObject Type="Embed" ProgID="Equation.DSMT4" ShapeID="_x0000_i1044" DrawAspect="Content" ObjectID="_1797834791" r:id="rId6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15</w:instrText>
        </w:r>
      </w:fldSimple>
      <w:r>
        <w:instrText>)</w:instrText>
      </w:r>
      <w:r>
        <w:fldChar w:fldCharType="end"/>
      </w:r>
    </w:p>
    <w:p w14:paraId="447580CD" w14:textId="77777777" w:rsidR="00C42924" w:rsidRDefault="00C42924" w:rsidP="00C42924"/>
    <w:p w14:paraId="6ADB1FCC" w14:textId="77777777" w:rsidR="00C42924" w:rsidRDefault="00C42924" w:rsidP="00C42924">
      <w:pPr>
        <w:pStyle w:val="3"/>
        <w:rPr>
          <w:rFonts w:eastAsiaTheme="minorEastAsia"/>
        </w:rPr>
      </w:pPr>
      <w:r>
        <w:rPr>
          <w:rFonts w:eastAsiaTheme="minorEastAsia"/>
        </w:rPr>
        <w:t>The meaning of the level distance and attractiveness</w:t>
      </w:r>
    </w:p>
    <w:p w14:paraId="735FC174" w14:textId="77777777" w:rsidR="00C42924" w:rsidRDefault="00C42924" w:rsidP="00C42924">
      <w:bookmarkStart w:id="1071" w:name="OLE_LINK8"/>
      <w:r>
        <w:t>The SMART model employs a five-year timeframe to illustrate the movement patterns of scientists, focusing on changes in their affiliated institutions as reflected by their publication history. For instance, if a scientist published an article affiliated with Peking University in China in 1968, followed by another article affiliated with Northwestern University in the USA, the scientist effectively transitioned from Peking University in Beijing, China (Asia) to Northwestern University in Evanston, USA (North America). The pre-move location is defined as (Peking University, Beijing, China, Asia), while the post-move location is (Northwestern University, Evanston, USA, North America).</w:t>
      </w:r>
    </w:p>
    <w:p w14:paraId="3B8D7228" w14:textId="77777777" w:rsidR="00C42924" w:rsidRDefault="00C42924" w:rsidP="00C42924"/>
    <w:p w14:paraId="3C613B7A" w14:textId="44645E88" w:rsidR="00C42924" w:rsidRDefault="00C42924" w:rsidP="00C42924">
      <w:r>
        <w:t xml:space="preserve">In determining scientists’ decisions to shift between institutions, we assume their willingness to move across city, country, or continental borders is rooted in their </w:t>
      </w:r>
      <w:r w:rsidR="0040031A">
        <w:t>“</w:t>
      </w:r>
      <w:r>
        <w:t>home country</w:t>
      </w:r>
      <w:r w:rsidR="0040031A">
        <w:t>”</w:t>
      </w:r>
      <w:r>
        <w:t xml:space="preserve">, i.e., the country they were in before the move. Consequently, we employ the concept of </w:t>
      </w:r>
      <w:r w:rsidR="0040031A">
        <w:t>“</w:t>
      </w:r>
      <w:r>
        <w:t>transition probability</w:t>
      </w:r>
      <w:r w:rsidR="0040031A">
        <w:t>”</w:t>
      </w:r>
      <w:r>
        <w:t xml:space="preserve"> based on </w:t>
      </w:r>
      <w:r w:rsidR="0040031A">
        <w:t>“</w:t>
      </w:r>
      <w:r>
        <w:t>level distance</w:t>
      </w:r>
      <w:r w:rsidR="0040031A">
        <w:t>”</w:t>
      </w:r>
      <w:r>
        <w:t xml:space="preserve"> to quantify the effort involved when scientists undergo such mobility. This </w:t>
      </w:r>
      <w:r w:rsidR="0040031A">
        <w:t>“</w:t>
      </w:r>
      <w:r>
        <w:t>level distance</w:t>
      </w:r>
      <w:r w:rsidR="0040031A">
        <w:t>”</w:t>
      </w:r>
      <w:r>
        <w:t xml:space="preserve"> refers to the initial administrative level difference between the scientist’s pre-move and post-move locations of institutions. In the earlier example, the level distance would be 3 due to the continents’ disparity between Peking University and Northwestern University. Conversely, if a scientist moves from Peking University to Tsinghua University, the level distance would be 0, given both universities are situated in Beijing.</w:t>
      </w:r>
    </w:p>
    <w:p w14:paraId="79339414" w14:textId="77777777" w:rsidR="00C42924" w:rsidRDefault="00C42924" w:rsidP="00C42924"/>
    <w:p w14:paraId="4AC4BE86" w14:textId="7511CE09" w:rsidR="00C42924" w:rsidRDefault="00C42924" w:rsidP="00C42924">
      <w:r>
        <w:t xml:space="preserve">The transition probability of a scientist traveling a level distance </w:t>
      </w:r>
      <m:oMath>
        <m:r>
          <w:rPr>
            <w:rFonts w:ascii="Cambria Math" w:hAnsi="Cambria Math"/>
          </w:rPr>
          <m:t>d(j,k)</m:t>
        </m:r>
      </m:oMath>
      <w:r>
        <w:t xml:space="preserve"> starting from country </w:t>
      </w:r>
      <m:oMath>
        <m:r>
          <w:rPr>
            <w:rFonts w:ascii="Cambria Math" w:hAnsi="Cambria Math"/>
          </w:rPr>
          <m:t>c</m:t>
        </m:r>
      </m:oMath>
      <w:r>
        <w:t xml:space="preserve"> is denoted by </w:t>
      </w:r>
      <m:oMath>
        <m:r>
          <w:rPr>
            <w:rFonts w:ascii="Cambria Math" w:hAnsi="Cambria Math"/>
          </w:rPr>
          <m:t>p(d(j,k),c)</m:t>
        </m:r>
      </m:oMath>
      <w:r>
        <w:t>. This implies</w:t>
      </w:r>
      <w:r w:rsidR="00414D42">
        <w:rPr>
          <w:rFonts w:hint="eastAsia"/>
        </w:rPr>
        <w:t xml:space="preserve">, </w:t>
      </w:r>
      <w:r>
        <w:t xml:space="preserve">when scientist </w:t>
      </w:r>
      <w:r w:rsidR="0040031A">
        <w:rPr>
          <w:rFonts w:hint="eastAsia"/>
        </w:rPr>
        <w:t>is</w:t>
      </w:r>
      <w:r w:rsidR="00017D99">
        <w:rPr>
          <w:rFonts w:hint="eastAsia"/>
        </w:rPr>
        <w:t xml:space="preserve"> </w:t>
      </w:r>
      <w:r>
        <w:t xml:space="preserve">in university </w:t>
      </w:r>
      <m:oMath>
        <m:r>
          <w:rPr>
            <w:rFonts w:ascii="Cambria Math" w:hAnsi="Cambria Math"/>
          </w:rPr>
          <m:t>j</m:t>
        </m:r>
      </m:oMath>
      <w:r>
        <w:t>, located in country c, the probabilit</w:t>
      </w:r>
      <w:r w:rsidR="0040031A">
        <w:rPr>
          <w:rFonts w:hint="eastAsia"/>
        </w:rPr>
        <w:t>y</w:t>
      </w:r>
      <w:r>
        <w:t xml:space="preserve"> of the mobility to another university </w:t>
      </w:r>
      <m:oMath>
        <m:r>
          <w:rPr>
            <w:rFonts w:ascii="Cambria Math" w:hAnsi="Cambria Math"/>
          </w:rPr>
          <m:t>k</m:t>
        </m:r>
      </m:oMath>
      <w:r>
        <w:t xml:space="preserve"> in the same city </w:t>
      </w:r>
      <m:oMath>
        <m:d>
          <m:dPr>
            <m:ctrlPr>
              <w:rPr>
                <w:rFonts w:ascii="Cambria Math" w:hAnsi="Cambria Math"/>
                <w:i/>
              </w:rPr>
            </m:ctrlPr>
          </m:dPr>
          <m:e>
            <m:r>
              <w:rPr>
                <w:rFonts w:ascii="Cambria Math" w:hAnsi="Cambria Math"/>
              </w:rPr>
              <m:t>d(j,k)=0</m:t>
            </m:r>
          </m:e>
        </m:d>
      </m:oMath>
      <w:r>
        <w:t xml:space="preserve">, country </w:t>
      </w:r>
      <m:oMath>
        <m:d>
          <m:dPr>
            <m:ctrlPr>
              <w:rPr>
                <w:rFonts w:ascii="Cambria Math" w:hAnsi="Cambria Math"/>
                <w:i/>
              </w:rPr>
            </m:ctrlPr>
          </m:dPr>
          <m:e>
            <m:r>
              <w:rPr>
                <w:rFonts w:ascii="Cambria Math" w:hAnsi="Cambria Math"/>
              </w:rPr>
              <m:t>d(j,k)=1</m:t>
            </m:r>
          </m:e>
        </m:d>
      </m:oMath>
      <w:r>
        <w:t xml:space="preserve">, continent </w:t>
      </w:r>
      <m:oMath>
        <m:d>
          <m:dPr>
            <m:ctrlPr>
              <w:rPr>
                <w:rFonts w:ascii="Cambria Math" w:hAnsi="Cambria Math"/>
                <w:i/>
              </w:rPr>
            </m:ctrlPr>
          </m:dPr>
          <m:e>
            <m:r>
              <w:rPr>
                <w:rFonts w:ascii="Cambria Math" w:hAnsi="Cambria Math"/>
              </w:rPr>
              <m:t>d(j,k)=2</m:t>
            </m:r>
          </m:e>
        </m:d>
      </m:oMath>
      <w:r>
        <w:t xml:space="preserve">, or a different continent </w:t>
      </w:r>
      <m:oMath>
        <m:d>
          <m:dPr>
            <m:ctrlPr>
              <w:rPr>
                <w:rFonts w:ascii="Cambria Math" w:hAnsi="Cambria Math"/>
                <w:i/>
              </w:rPr>
            </m:ctrlPr>
          </m:dPr>
          <m:e>
            <m:r>
              <w:rPr>
                <w:rFonts w:ascii="Cambria Math" w:hAnsi="Cambria Math"/>
              </w:rPr>
              <m:t>d(j,k)=3</m:t>
            </m:r>
          </m:e>
        </m:d>
      </m:oMath>
      <w:r>
        <w:t xml:space="preserve"> as university </w:t>
      </w:r>
      <m:oMath>
        <m:r>
          <w:rPr>
            <w:rFonts w:ascii="Cambria Math" w:hAnsi="Cambria Math"/>
          </w:rPr>
          <m:t>j</m:t>
        </m:r>
      </m:oMath>
      <w:r>
        <w:t>. Once the level distance of a mobility is determined, the scientist</w:t>
      </w:r>
      <w:r w:rsidR="0040031A">
        <w:t>’</w:t>
      </w:r>
      <w:r>
        <w:t>s choice of destination follows a hierarchical pattern. For instance, a scientist from Peking University deciding to move to the USA signifies the initial level distance choice. The subsequent choice is to opt for continents other than Asia, then specifically selecting North America over other continents, followed by choosing the USA within North America and subsequently selecting Evanston in the USA and Northwestern University within Evanston.</w:t>
      </w:r>
    </w:p>
    <w:p w14:paraId="78CDECDF" w14:textId="77777777" w:rsidR="00C42924" w:rsidRDefault="00C42924" w:rsidP="00C42924"/>
    <w:p w14:paraId="0F05312F" w14:textId="69949736" w:rsidR="00C42924" w:rsidRDefault="00C42924" w:rsidP="00C42924">
      <w:r>
        <w:t xml:space="preserve">The coefficient describing a scientist’s selection of a sub-region under a parent region is termed as </w:t>
      </w:r>
      <w:r w:rsidR="0040031A">
        <w:t>“</w:t>
      </w:r>
      <w:r>
        <w:t>attractiveness</w:t>
      </w:r>
      <w:r w:rsidR="0040031A">
        <w:rPr>
          <w:rFonts w:hint="eastAsia"/>
        </w:rPr>
        <w:t>.</w:t>
      </w:r>
      <w:r w:rsidR="0040031A">
        <w:t>”</w:t>
      </w:r>
      <w:r>
        <w:t xml:space="preserve"> This measure signifies the probability of choosing that </w:t>
      </w:r>
      <w:r>
        <w:lastRenderedPageBreak/>
        <w:t>region among all regions nested within the same parent region. For instance, between 1995 and 1999, the attractiveness values for the USA, Canada, and Mexico were 0.63, 0.32, and 0.05, respectively. This indicates that when scientists decide to move to North America from a location in other continents, the probability of choosing the USA as their destination is 0.63.</w:t>
      </w:r>
    </w:p>
    <w:bookmarkEnd w:id="1071"/>
    <w:p w14:paraId="553C8973" w14:textId="77777777" w:rsidR="00C42924" w:rsidRDefault="00C42924" w:rsidP="00C42924">
      <w:pPr>
        <w:pStyle w:val="3"/>
      </w:pPr>
    </w:p>
    <w:p w14:paraId="0E71F585" w14:textId="6428F855" w:rsidR="00C42924" w:rsidRDefault="00C42924" w:rsidP="00C42924">
      <w:pPr>
        <w:pStyle w:val="3"/>
      </w:pPr>
      <w:r>
        <w:t>Th</w:t>
      </w:r>
      <w:r w:rsidRPr="00F75D2D">
        <w:rPr>
          <w:rFonts w:eastAsiaTheme="minorEastAsia"/>
          <w:rPrChange w:id="1072" w:author="煜锐 黄" w:date="2024-12-19T21:00:00Z" w16du:dateUtc="2024-12-19T13:00:00Z">
            <w:rPr/>
          </w:rPrChange>
        </w:rPr>
        <w:t>e</w:t>
      </w:r>
      <w:ins w:id="1073" w:author="煜锐 黄" w:date="2024-12-19T20:59:00Z" w16du:dateUtc="2024-12-19T12:59:00Z">
        <w:r w:rsidR="00F75D2D" w:rsidRPr="00F75D2D">
          <w:rPr>
            <w:rFonts w:eastAsiaTheme="minorEastAsia" w:hint="eastAsia"/>
            <w:rPrChange w:id="1074" w:author="煜锐 黄" w:date="2024-12-19T21:00:00Z" w16du:dateUtc="2024-12-19T13:00:00Z">
              <w:rPr>
                <w:rFonts w:asciiTheme="minorEastAsia" w:eastAsiaTheme="minorEastAsia" w:hAnsiTheme="minorEastAsia" w:hint="eastAsia"/>
              </w:rPr>
            </w:rPrChange>
          </w:rPr>
          <w:t xml:space="preserve"> w</w:t>
        </w:r>
      </w:ins>
      <w:ins w:id="1075" w:author="煜锐 黄" w:date="2024-12-19T21:00:00Z" w16du:dateUtc="2024-12-19T13:00:00Z">
        <w:r w:rsidR="00F75D2D" w:rsidRPr="00F75D2D">
          <w:rPr>
            <w:rFonts w:eastAsiaTheme="minorEastAsia" w:hint="eastAsia"/>
            <w:rPrChange w:id="1076" w:author="煜锐 黄" w:date="2024-12-19T21:00:00Z" w16du:dateUtc="2024-12-19T13:00:00Z">
              <w:rPr>
                <w:rFonts w:asciiTheme="minorEastAsia" w:eastAsiaTheme="minorEastAsia" w:hAnsiTheme="minorEastAsia" w:hint="eastAsia"/>
              </w:rPr>
            </w:rPrChange>
          </w:rPr>
          <w:t xml:space="preserve">eighted </w:t>
        </w:r>
      </w:ins>
      <w:del w:id="1077" w:author="煜锐 黄" w:date="2024-12-19T20:59:00Z" w16du:dateUtc="2024-12-19T12:59:00Z">
        <w:r w:rsidRPr="00F75D2D" w:rsidDel="00F75D2D">
          <w:rPr>
            <w:rFonts w:eastAsiaTheme="minorEastAsia"/>
            <w:rPrChange w:id="1078" w:author="煜锐 黄" w:date="2024-12-19T21:00:00Z" w16du:dateUtc="2024-12-19T13:00:00Z">
              <w:rPr/>
            </w:rPrChange>
          </w:rPr>
          <w:delText xml:space="preserve"> </w:delText>
        </w:r>
      </w:del>
      <w:r w:rsidR="002E14B1">
        <w:rPr>
          <w:rFonts w:eastAsiaTheme="minorEastAsia" w:hint="eastAsia"/>
        </w:rPr>
        <w:t>configuration</w:t>
      </w:r>
      <w:r w:rsidR="002E14B1">
        <w:t xml:space="preserve"> </w:t>
      </w:r>
      <w:r>
        <w:t>model</w:t>
      </w:r>
    </w:p>
    <w:p w14:paraId="44E4A2A4" w14:textId="325377B1" w:rsidR="00C42924" w:rsidRDefault="00C42924" w:rsidP="00C42924">
      <w:r>
        <w:t xml:space="preserve">We calculated the expected number of movements across different institutions using a </w:t>
      </w:r>
      <w:r w:rsidR="002E14B1">
        <w:rPr>
          <w:rFonts w:hint="eastAsia"/>
        </w:rPr>
        <w:t xml:space="preserve">configuration </w:t>
      </w:r>
      <w:r>
        <w:t>model in which all the movements were randomized</w:t>
      </w:r>
      <w:r w:rsidR="002E14B1">
        <w:fldChar w:fldCharType="begin"/>
      </w:r>
      <w:r w:rsidR="00055B88">
        <w:instrText xml:space="preserve"> ADDIN EN.CITE &lt;EndNote&gt;&lt;Cite&gt;&lt;Author&gt;Serrano&lt;/Author&gt;&lt;Year&gt;2005&lt;/Year&gt;&lt;RecNum&gt;7&lt;/RecNum&gt;&lt;DisplayText&gt;[40]&lt;/DisplayText&gt;&lt;record&gt;&lt;rec-number&gt;7&lt;/rec-number&gt;&lt;foreign-keys&gt;&lt;key app="EN" db-id="es90psdp02e2rmedve4vdte0pewzzvdda252" timestamp="1713143235"&gt;7&lt;/key&gt;&lt;/foreign-keys&gt;&lt;ref-type name="Conference Proceedings"&gt;10&lt;/ref-type&gt;&lt;contributors&gt;&lt;authors&gt;&lt;author&gt;Serrano, M Ángeles&lt;/author&gt;&lt;author&gt;Boguñá, Marián&lt;/author&gt;&lt;/authors&gt;&lt;/contributors&gt;&lt;titles&gt;&lt;title&gt;Weighted configuration model&lt;/title&gt;&lt;secondary-title&gt;AIP conference proceedings&lt;/secondary-title&gt;&lt;/titles&gt;&lt;pages&gt;101-107&lt;/pages&gt;&lt;volume&gt;776&lt;/volume&gt;&lt;number&gt;1&lt;/number&gt;&lt;dates&gt;&lt;year&gt;2005&lt;/year&gt;&lt;/dates&gt;&lt;publisher&gt;American Institute of Physics&lt;/publisher&gt;&lt;isbn&gt;0735402620&lt;/isbn&gt;&lt;urls&gt;&lt;/urls&gt;&lt;/record&gt;&lt;/Cite&gt;&lt;/EndNote&gt;</w:instrText>
      </w:r>
      <w:r w:rsidR="002E14B1">
        <w:fldChar w:fldCharType="separate"/>
      </w:r>
      <w:r w:rsidR="00055B88">
        <w:rPr>
          <w:noProof/>
        </w:rPr>
        <w:t>[</w:t>
      </w:r>
      <w:hyperlink w:anchor="_ENREF_40" w:tooltip="Serrano, 2005 #2525" w:history="1">
        <w:r w:rsidR="00BB5B3B" w:rsidRPr="00BB5B3B">
          <w:rPr>
            <w:rStyle w:val="a7"/>
          </w:rPr>
          <w:t>40</w:t>
        </w:r>
      </w:hyperlink>
      <w:r w:rsidR="00055B88">
        <w:rPr>
          <w:noProof/>
        </w:rPr>
        <w:t>]</w:t>
      </w:r>
      <w:r w:rsidR="002E14B1">
        <w:fldChar w:fldCharType="end"/>
      </w:r>
      <w:r>
        <w:t>. Let</w:t>
      </w:r>
      <w:ins w:id="1079" w:author="煜锐 黄" w:date="2024-12-19T21:00:00Z" w16du:dateUtc="2024-12-19T13:00:00Z">
        <w:r w:rsidR="006648F1">
          <w:rPr>
            <w:rFonts w:hint="eastAsia"/>
          </w:rPr>
          <w:t xml:space="preserve"> </w:t>
        </w:r>
      </w:ins>
      <m:oMath>
        <m:r>
          <w:ins w:id="1080" w:author="煜锐 黄" w:date="2024-12-19T21:00:00Z" w16du:dateUtc="2024-12-19T13:00:00Z">
            <w:rPr>
              <w:rFonts w:ascii="Cambria Math" w:hAnsi="Cambria Math"/>
            </w:rPr>
            <m:t>S</m:t>
          </w:ins>
        </m:r>
      </m:oMath>
      <w:ins w:id="1081" w:author="煜锐 黄" w:date="2024-12-19T21:00:00Z" w16du:dateUtc="2024-12-19T13:00:00Z">
        <w:r w:rsidR="006648F1">
          <w:rPr>
            <w:rFonts w:hint="eastAsia"/>
          </w:rPr>
          <w:t xml:space="preserve"> </w:t>
        </w:r>
      </w:ins>
      <w:del w:id="1082" w:author="煜锐 黄" w:date="2024-12-19T21:00:00Z" w16du:dateUtc="2024-12-19T13:00:00Z">
        <w:r w:rsidDel="006648F1">
          <w:delText xml:space="preserve"> </w:delText>
        </w:r>
      </w:del>
      <m:oMath>
        <m:sSub>
          <m:sSubPr>
            <m:ctrlPr>
              <w:del w:id="1083" w:author="煜锐 黄" w:date="2024-12-19T21:00:00Z" w16du:dateUtc="2024-12-19T13:00:00Z">
                <w:rPr>
                  <w:rFonts w:ascii="Cambria Math" w:hAnsi="Cambria Math"/>
                </w:rPr>
              </w:del>
            </m:ctrlPr>
          </m:sSubPr>
          <m:e>
            <m:r>
              <w:del w:id="1084" w:author="煜锐 黄" w:date="2024-12-19T21:00:00Z" w16du:dateUtc="2024-12-19T13:00:00Z">
                <w:rPr>
                  <w:rFonts w:ascii="Cambria Math" w:hAnsi="Cambria Math"/>
                </w:rPr>
                <m:t>S</m:t>
              </w:del>
            </m:r>
          </m:e>
          <m:sub>
            <m:r>
              <w:del w:id="1085" w:author="煜锐 黄" w:date="2024-12-19T21:00:00Z" w16du:dateUtc="2024-12-19T13:00:00Z">
                <w:rPr>
                  <w:rFonts w:ascii="Cambria Math" w:hAnsi="Cambria Math"/>
                </w:rPr>
                <m:t>1</m:t>
              </w:del>
            </m:r>
          </m:sub>
        </m:sSub>
      </m:oMath>
      <w:del w:id="1086" w:author="煜锐 黄" w:date="2024-12-19T21:00:00Z" w16du:dateUtc="2024-12-19T13:00:00Z">
        <w:r w:rsidDel="006648F1">
          <w:delText xml:space="preserve"> </w:delText>
        </w:r>
      </w:del>
      <w:r>
        <w:t>denote the set of institutions</w:t>
      </w:r>
      <w:ins w:id="1087" w:author="煜锐 黄" w:date="2024-12-19T21:00:00Z" w16du:dateUtc="2024-12-19T13:00:00Z">
        <w:r w:rsidR="007A4F08">
          <w:rPr>
            <w:rFonts w:hint="eastAsia"/>
          </w:rPr>
          <w:t xml:space="preserve"> involved with detailed geographical information</w:t>
        </w:r>
      </w:ins>
      <w:del w:id="1088" w:author="煜锐 黄" w:date="2024-12-19T21:00:00Z" w16du:dateUtc="2024-12-19T13:00:00Z">
        <w:r w:rsidDel="007A4F08">
          <w:delText xml:space="preserve"> within the top 30 countries, and </w:delText>
        </w:r>
      </w:del>
      <m:oMath>
        <m:sSub>
          <m:sSubPr>
            <m:ctrlPr>
              <w:del w:id="1089" w:author="煜锐 黄" w:date="2024-12-19T21:00:00Z" w16du:dateUtc="2024-12-19T13:00:00Z">
                <w:rPr>
                  <w:rFonts w:ascii="Cambria Math" w:hAnsi="Cambria Math"/>
                </w:rPr>
              </w:del>
            </m:ctrlPr>
          </m:sSubPr>
          <m:e>
            <m:r>
              <w:del w:id="1090" w:author="煜锐 黄" w:date="2024-12-19T21:00:00Z" w16du:dateUtc="2024-12-19T13:00:00Z">
                <w:rPr>
                  <w:rFonts w:ascii="Cambria Math" w:hAnsi="Cambria Math"/>
                </w:rPr>
                <m:t>S</m:t>
              </w:del>
            </m:r>
          </m:e>
          <m:sub>
            <m:r>
              <w:del w:id="1091" w:author="煜锐 黄" w:date="2024-12-19T21:00:00Z" w16du:dateUtc="2024-12-19T13:00:00Z">
                <w:rPr>
                  <w:rFonts w:ascii="Cambria Math" w:hAnsi="Cambria Math"/>
                </w:rPr>
                <m:t>2</m:t>
              </w:del>
            </m:r>
          </m:sub>
        </m:sSub>
      </m:oMath>
      <w:del w:id="1092" w:author="煜锐 黄" w:date="2024-12-19T21:00:00Z" w16du:dateUtc="2024-12-19T13:00:00Z">
        <w:r w:rsidDel="007A4F08">
          <w:delText xml:space="preserve"> denote the set of institutions located in one of the top 10 cities in the top 20 countries</w:delText>
        </w:r>
      </w:del>
      <w:r>
        <w:t xml:space="preserve">. The simulated number of movements from institution </w:t>
      </w:r>
      <m:oMath>
        <m:r>
          <w:rPr>
            <w:rFonts w:ascii="Cambria Math" w:hAnsi="Cambria Math"/>
          </w:rPr>
          <m:t>a</m:t>
        </m:r>
        <m:r>
          <w:ins w:id="1093" w:author="煜锐 黄" w:date="2024-12-19T21:01:00Z" w16du:dateUtc="2024-12-19T13:01:00Z">
            <w:rPr>
              <w:rFonts w:ascii="Cambria Math" w:hAnsi="Cambria Math"/>
            </w:rPr>
            <m:t>,b∈S</m:t>
          </w:ins>
        </m:r>
        <m:r>
          <w:del w:id="1094" w:author="煜锐 黄" w:date="2024-12-19T21:01:00Z" w16du:dateUtc="2024-12-19T13:01:00Z">
            <m:rPr>
              <m:sty m:val="p"/>
            </m:rPr>
            <w:rPr>
              <w:rFonts w:ascii="Cambria Math" w:hAnsi="Cambria Math"/>
            </w:rPr>
            <m:t>∈</m:t>
          </w:del>
        </m:r>
        <m:sSub>
          <m:sSubPr>
            <m:ctrlPr>
              <w:del w:id="1095" w:author="煜锐 黄" w:date="2024-12-19T21:01:00Z" w16du:dateUtc="2024-12-19T13:01:00Z">
                <w:rPr>
                  <w:rFonts w:ascii="Cambria Math" w:hAnsi="Cambria Math"/>
                </w:rPr>
              </w:del>
            </m:ctrlPr>
          </m:sSubPr>
          <m:e>
            <m:r>
              <w:del w:id="1096" w:author="煜锐 黄" w:date="2024-12-19T21:01:00Z" w16du:dateUtc="2024-12-19T13:01:00Z">
                <w:rPr>
                  <w:rFonts w:ascii="Cambria Math" w:hAnsi="Cambria Math"/>
                </w:rPr>
                <m:t>S</m:t>
              </w:del>
            </m:r>
          </m:e>
          <m:sub>
            <m:r>
              <w:del w:id="1097" w:author="煜锐 黄" w:date="2024-12-19T21:01:00Z" w16du:dateUtc="2024-12-19T13:01:00Z">
                <w:rPr>
                  <w:rFonts w:ascii="Cambria Math" w:hAnsi="Cambria Math"/>
                </w:rPr>
                <m:t>1</m:t>
              </w:del>
            </m:r>
          </m:sub>
        </m:sSub>
      </m:oMath>
      <w:r>
        <w:t xml:space="preserve"> to institution</w:t>
      </w:r>
      <w:ins w:id="1098" w:author="煜锐 黄" w:date="2024-12-19T21:01:00Z" w16du:dateUtc="2024-12-19T13:01:00Z">
        <w:r w:rsidR="00EA391B">
          <w:rPr>
            <w:rFonts w:hint="eastAsia"/>
          </w:rPr>
          <w:t xml:space="preserve"> </w:t>
        </w:r>
      </w:ins>
      <w:del w:id="1099" w:author="煜锐 黄" w:date="2024-12-19T21:01:00Z" w16du:dateUtc="2024-12-19T13:01:00Z">
        <w:r w:rsidDel="00EA391B">
          <w:delText xml:space="preserve"> </w:delText>
        </w:r>
      </w:del>
      <m:oMath>
        <m:r>
          <w:del w:id="1100" w:author="煜锐 黄" w:date="2024-12-19T21:01:00Z" w16du:dateUtc="2024-12-19T13:01:00Z">
            <w:rPr>
              <w:rFonts w:ascii="Cambria Math" w:hAnsi="Cambria Math"/>
            </w:rPr>
            <m:t>b</m:t>
          </w:del>
        </m:r>
        <m:r>
          <w:del w:id="1101" w:author="煜锐 黄" w:date="2024-12-19T21:01:00Z" w16du:dateUtc="2024-12-19T13:01:00Z">
            <m:rPr>
              <m:sty m:val="p"/>
            </m:rPr>
            <w:rPr>
              <w:rFonts w:ascii="Cambria Math" w:hAnsi="Cambria Math"/>
            </w:rPr>
            <m:t>∈</m:t>
          </w:del>
        </m:r>
        <m:sSub>
          <m:sSubPr>
            <m:ctrlPr>
              <w:del w:id="1102" w:author="煜锐 黄" w:date="2024-12-19T21:01:00Z" w16du:dateUtc="2024-12-19T13:01:00Z">
                <w:rPr>
                  <w:rFonts w:ascii="Cambria Math" w:hAnsi="Cambria Math"/>
                </w:rPr>
              </w:del>
            </m:ctrlPr>
          </m:sSubPr>
          <m:e>
            <m:r>
              <w:del w:id="1103" w:author="煜锐 黄" w:date="2024-12-19T21:01:00Z" w16du:dateUtc="2024-12-19T13:01:00Z">
                <w:rPr>
                  <w:rFonts w:ascii="Cambria Math" w:hAnsi="Cambria Math"/>
                </w:rPr>
                <m:t>S</m:t>
              </w:del>
            </m:r>
          </m:e>
          <m:sub>
            <m:r>
              <w:del w:id="1104" w:author="煜锐 黄" w:date="2024-12-19T21:01:00Z" w16du:dateUtc="2024-12-19T13:01:00Z">
                <w:rPr>
                  <w:rFonts w:ascii="Cambria Math" w:hAnsi="Cambria Math"/>
                </w:rPr>
                <m:t>2</m:t>
              </w:del>
            </m:r>
          </m:sub>
        </m:sSub>
      </m:oMath>
      <w:del w:id="1105" w:author="煜锐 黄" w:date="2024-12-19T21:01:00Z" w16du:dateUtc="2024-12-19T13:01:00Z">
        <w:r w:rsidDel="00EA391B">
          <w:delText xml:space="preserve"> </w:delText>
        </w:r>
      </w:del>
      <w:r>
        <w:t xml:space="preserve">is denoted as </w:t>
      </w:r>
      <m:oMath>
        <m:sSub>
          <m:sSubPr>
            <m:ctrlPr>
              <w:rPr>
                <w:rFonts w:ascii="Cambria Math" w:hAnsi="Cambria Math"/>
              </w:rPr>
            </m:ctrlPr>
          </m:sSubPr>
          <m:e>
            <m:r>
              <w:rPr>
                <w:rFonts w:ascii="Cambria Math" w:hAnsi="Cambria Math"/>
              </w:rPr>
              <m:t>m</m:t>
            </m:r>
            <m:r>
              <m:rPr>
                <m:sty m:val="p"/>
              </m:rPr>
              <w:rPr>
                <w:rFonts w:ascii="Cambria Math" w:hAnsi="Cambria Math"/>
              </w:rPr>
              <m:t>'</m:t>
            </m:r>
          </m:e>
          <m:sub>
            <m:r>
              <w:rPr>
                <w:rFonts w:ascii="Cambria Math" w:hAnsi="Cambria Math"/>
              </w:rPr>
              <m:t>a</m:t>
            </m:r>
            <m:r>
              <m:rPr>
                <m:sty m:val="p"/>
              </m:rPr>
              <w:rPr>
                <w:rFonts w:ascii="Cambria Math" w:hAnsi="Cambria Math"/>
              </w:rPr>
              <m:t>,</m:t>
            </m:r>
            <m:r>
              <w:rPr>
                <w:rFonts w:ascii="Cambria Math" w:hAnsi="Cambria Math"/>
              </w:rPr>
              <m:t>b</m:t>
            </m:r>
          </m:sub>
        </m:sSub>
      </m:oMath>
      <w:r>
        <w:t xml:space="preserve"> and calculated by </w:t>
      </w:r>
    </w:p>
    <w:p w14:paraId="124057AE" w14:textId="35862789" w:rsidR="00C42924" w:rsidRDefault="00C42924" w:rsidP="00C42924">
      <w:pPr>
        <w:pStyle w:val="MTDisplayEquation"/>
      </w:pPr>
      <w:r>
        <w:tab/>
      </w:r>
      <w:r w:rsidR="00231A00" w:rsidRPr="00231A00">
        <w:rPr>
          <w:noProof/>
          <w:position w:val="-46"/>
        </w:rPr>
        <w:object w:dxaOrig="1540" w:dyaOrig="880" w14:anchorId="5126C8E0">
          <v:shape id="_x0000_i1045" type="#_x0000_t75" alt="" style="width:77.4pt;height:44.3pt" o:ole="">
            <v:imagedata r:id="rId64" o:title=""/>
          </v:shape>
          <o:OLEObject Type="Embed" ProgID="Equation.DSMT4" ShapeID="_x0000_i1045" DrawAspect="Content" ObjectID="_1797834792" r:id="rId6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16</w:instrText>
        </w:r>
      </w:fldSimple>
      <w:r>
        <w:instrText>)</w:instrText>
      </w:r>
      <w:r>
        <w:fldChar w:fldCharType="end"/>
      </w:r>
    </w:p>
    <w:p w14:paraId="4970697B" w14:textId="30711D16" w:rsidR="00C42924" w:rsidRDefault="00C42924" w:rsidP="00C42924">
      <w:r>
        <w:t xml:space="preserve">where </w:t>
      </w:r>
      <m:oMath>
        <m:sSubSup>
          <m:sSubSupPr>
            <m:ctrlPr>
              <w:rPr>
                <w:rFonts w:ascii="Cambria Math" w:hAnsi="Cambria Math"/>
              </w:rPr>
            </m:ctrlPr>
          </m:sSubSupPr>
          <m:e>
            <m:r>
              <w:rPr>
                <w:rFonts w:ascii="Cambria Math" w:hAnsi="Cambria Math"/>
              </w:rPr>
              <m:t>D</m:t>
            </m:r>
          </m:e>
          <m:sub>
            <m:r>
              <w:rPr>
                <w:rFonts w:ascii="Cambria Math" w:hAnsi="Cambria Math"/>
              </w:rPr>
              <m:t>a</m:t>
            </m:r>
          </m:sub>
          <m:sup>
            <m:r>
              <w:rPr>
                <w:rFonts w:ascii="Cambria Math" w:hAnsi="Cambria Math"/>
              </w:rPr>
              <m:t>out</m:t>
            </m:r>
          </m:sup>
        </m:sSubSup>
      </m:oMath>
      <w:r>
        <w:t xml:space="preserve"> denotes the number of movements starting from </w:t>
      </w:r>
      <m:oMath>
        <m:r>
          <w:rPr>
            <w:rFonts w:ascii="Cambria Math" w:hAnsi="Cambria Math"/>
          </w:rPr>
          <m:t>a</m:t>
        </m:r>
      </m:oMath>
      <w:r>
        <w:t xml:space="preserve"> with the destination being any institution in </w:t>
      </w:r>
      <m:oMath>
        <m:r>
          <w:ins w:id="1106" w:author="煜锐 黄" w:date="2024-12-19T21:01:00Z" w16du:dateUtc="2024-12-19T13:01:00Z">
            <w:rPr>
              <w:rFonts w:ascii="Cambria Math" w:hAnsi="Cambria Math"/>
            </w:rPr>
            <m:t>S</m:t>
          </w:ins>
        </m:r>
        <m:sSub>
          <m:sSubPr>
            <m:ctrlPr>
              <w:del w:id="1107" w:author="煜锐 黄" w:date="2024-12-19T21:01:00Z" w16du:dateUtc="2024-12-19T13:01:00Z">
                <w:rPr>
                  <w:rFonts w:ascii="Cambria Math" w:hAnsi="Cambria Math"/>
                </w:rPr>
              </w:del>
            </m:ctrlPr>
          </m:sSubPr>
          <m:e>
            <m:r>
              <w:del w:id="1108" w:author="煜锐 黄" w:date="2024-12-19T21:01:00Z" w16du:dateUtc="2024-12-19T13:01:00Z">
                <w:rPr>
                  <w:rFonts w:ascii="Cambria Math" w:hAnsi="Cambria Math"/>
                </w:rPr>
                <m:t>S</m:t>
              </w:del>
            </m:r>
          </m:e>
          <m:sub>
            <m:r>
              <w:del w:id="1109" w:author="煜锐 黄" w:date="2024-12-19T21:01:00Z" w16du:dateUtc="2024-12-19T13:01:00Z">
                <w:rPr>
                  <w:rFonts w:ascii="Cambria Math" w:hAnsi="Cambria Math"/>
                </w:rPr>
                <m:t>2</m:t>
              </w:del>
            </m:r>
          </m:sub>
        </m:sSub>
      </m:oMath>
      <w:r>
        <w:t xml:space="preserve">, and </w:t>
      </w:r>
      <m:oMath>
        <m:sSubSup>
          <m:sSubSupPr>
            <m:ctrlPr>
              <w:rPr>
                <w:rFonts w:ascii="Cambria Math" w:hAnsi="Cambria Math"/>
              </w:rPr>
            </m:ctrlPr>
          </m:sSubSupPr>
          <m:e>
            <m:r>
              <w:rPr>
                <w:rFonts w:ascii="Cambria Math" w:hAnsi="Cambria Math"/>
              </w:rPr>
              <m:t>D</m:t>
            </m:r>
          </m:e>
          <m:sub>
            <m:r>
              <w:rPr>
                <w:rFonts w:ascii="Cambria Math" w:hAnsi="Cambria Math"/>
              </w:rPr>
              <m:t>b</m:t>
            </m:r>
          </m:sub>
          <m:sup>
            <m:r>
              <w:rPr>
                <w:rFonts w:ascii="Cambria Math" w:hAnsi="Cambria Math"/>
              </w:rPr>
              <m:t>in</m:t>
            </m:r>
          </m:sup>
        </m:sSubSup>
      </m:oMath>
      <w:r>
        <w:t xml:space="preserve"> denotes the number of movements starting from any institution in </w:t>
      </w:r>
      <m:oMath>
        <m:r>
          <w:ins w:id="1110" w:author="煜锐 黄" w:date="2024-12-19T21:02:00Z" w16du:dateUtc="2024-12-19T13:02:00Z">
            <w:rPr>
              <w:rFonts w:ascii="Cambria Math" w:hAnsi="Cambria Math"/>
            </w:rPr>
            <m:t>S</m:t>
          </w:ins>
        </m:r>
        <m:sSub>
          <m:sSubPr>
            <m:ctrlPr>
              <w:del w:id="1111" w:author="煜锐 黄" w:date="2024-12-19T21:02:00Z" w16du:dateUtc="2024-12-19T13:02:00Z">
                <w:rPr>
                  <w:rFonts w:ascii="Cambria Math" w:hAnsi="Cambria Math"/>
                </w:rPr>
              </w:del>
            </m:ctrlPr>
          </m:sSubPr>
          <m:e>
            <m:r>
              <w:del w:id="1112" w:author="煜锐 黄" w:date="2024-12-19T21:02:00Z" w16du:dateUtc="2024-12-19T13:02:00Z">
                <w:rPr>
                  <w:rFonts w:ascii="Cambria Math" w:hAnsi="Cambria Math"/>
                </w:rPr>
                <m:t>S</m:t>
              </w:del>
            </m:r>
          </m:e>
          <m:sub>
            <m:r>
              <w:del w:id="1113" w:author="煜锐 黄" w:date="2024-12-19T21:02:00Z" w16du:dateUtc="2024-12-19T13:02:00Z">
                <w:rPr>
                  <w:rFonts w:ascii="Cambria Math" w:hAnsi="Cambria Math"/>
                </w:rPr>
                <m:t>1</m:t>
              </w:del>
            </m:r>
          </m:sub>
        </m:sSub>
      </m:oMath>
      <w:r>
        <w:t xml:space="preserve"> with the destination being </w:t>
      </w:r>
      <m:oMath>
        <m:r>
          <w:rPr>
            <w:rFonts w:ascii="Cambria Math" w:hAnsi="Cambria Math"/>
          </w:rPr>
          <m:t>b</m:t>
        </m:r>
      </m:oMath>
      <w:r>
        <w:t>.</w:t>
      </w:r>
    </w:p>
    <w:p w14:paraId="788B6128" w14:textId="77777777" w:rsidR="00C42924" w:rsidRPr="00231A00" w:rsidRDefault="00C42924" w:rsidP="00C42924"/>
    <w:p w14:paraId="161B34B1" w14:textId="77777777" w:rsidR="00C42924" w:rsidRDefault="00C42924" w:rsidP="00C42924"/>
    <w:p w14:paraId="2CC13934" w14:textId="77777777" w:rsidR="00C42924" w:rsidRDefault="00C42924" w:rsidP="00C42924">
      <w:pPr>
        <w:rPr>
          <w:b/>
          <w:bCs/>
        </w:rPr>
      </w:pPr>
      <w:r>
        <w:rPr>
          <w:b/>
          <w:bCs/>
        </w:rPr>
        <w:t>Acknowledgments</w:t>
      </w:r>
    </w:p>
    <w:p w14:paraId="0BBC3DA3" w14:textId="6B1C26D3" w:rsidR="00C42924" w:rsidRDefault="00C42924" w:rsidP="00C42924">
      <w:r>
        <w:t>Y.M. was supported by the National Natural Science Foundation of China (No. NSFC62006109 and NSFC12031005)</w:t>
      </w:r>
      <w:del w:id="1114" w:author="Yifang Ma" w:date="2024-12-30T15:30:00Z" w16du:dateUtc="2024-12-30T07:30:00Z">
        <w:r w:rsidDel="00DF43AE">
          <w:delText>, and partially supported by the Support Plan Program of Shenzhen Natural Science Fund No. 20220814165010001</w:delText>
        </w:r>
      </w:del>
      <w:r>
        <w:t xml:space="preserve">. R.S. acknowledges support by Villum Fonden through the Villum Young Investigator program (project number: 00037394). </w:t>
      </w:r>
      <w:del w:id="1115" w:author="Yifang Ma" w:date="2024-12-30T15:32:00Z" w16du:dateUtc="2024-12-30T07:32:00Z">
        <w:r w:rsidDel="00DF43AE">
          <w:delText>The computation in this study was supported by the Center for Computational Science and Engineering of SUSTech.</w:delText>
        </w:r>
      </w:del>
    </w:p>
    <w:p w14:paraId="4F953D1A" w14:textId="77777777" w:rsidR="00C42924" w:rsidRDefault="00C42924" w:rsidP="00C42924">
      <w:pPr>
        <w:rPr>
          <w:b/>
          <w:bCs/>
        </w:rPr>
      </w:pPr>
    </w:p>
    <w:p w14:paraId="2B55F2B3" w14:textId="77777777" w:rsidR="00C42924" w:rsidRDefault="00C42924" w:rsidP="00C42924">
      <w:pPr>
        <w:rPr>
          <w:b/>
          <w:bCs/>
        </w:rPr>
      </w:pPr>
      <w:r>
        <w:rPr>
          <w:b/>
          <w:bCs/>
        </w:rPr>
        <w:t>Competing Interests:</w:t>
      </w:r>
    </w:p>
    <w:p w14:paraId="1B4C9838" w14:textId="77777777" w:rsidR="00C42924" w:rsidRDefault="00C42924" w:rsidP="00C42924">
      <w:r>
        <w:t xml:space="preserve">The authors declare no competing interests in this work. </w:t>
      </w:r>
    </w:p>
    <w:p w14:paraId="647851FE" w14:textId="77777777" w:rsidR="00C42924" w:rsidRDefault="00C42924" w:rsidP="00C42924">
      <w:pPr>
        <w:rPr>
          <w:b/>
          <w:bCs/>
        </w:rPr>
      </w:pPr>
      <w:bookmarkStart w:id="1116" w:name="OLE_LINK4"/>
    </w:p>
    <w:p w14:paraId="76EE5935" w14:textId="77777777" w:rsidR="00C42924" w:rsidRDefault="00C42924" w:rsidP="00C42924">
      <w:pPr>
        <w:rPr>
          <w:b/>
          <w:bCs/>
        </w:rPr>
      </w:pPr>
      <w:r>
        <w:rPr>
          <w:b/>
          <w:bCs/>
        </w:rPr>
        <w:t>Data and Code Availability</w:t>
      </w:r>
    </w:p>
    <w:p w14:paraId="30E14196" w14:textId="0981C8E7" w:rsidR="00C42924" w:rsidRDefault="00C42924" w:rsidP="00C42924">
      <w:r>
        <w:t xml:space="preserve">The OpenAlex data is publicly available </w:t>
      </w:r>
      <w:r>
        <w:fldChar w:fldCharType="begin"/>
      </w:r>
      <w:r w:rsidR="00055B88">
        <w:instrText xml:space="preserve"> ADDIN EN.CITE &lt;EndNote&gt;&lt;Cite&gt;&lt;Author&gt;Priem&lt;/Author&gt;&lt;Year&gt;2022&lt;/Year&gt;&lt;RecNum&gt;6&lt;/RecNum&gt;&lt;DisplayText&gt;[38]&lt;/DisplayText&gt;&lt;record&gt;&lt;rec-number&gt;6&lt;/rec-number&gt;&lt;foreign-keys&gt;&lt;key app="EN" db-id="5zfa2svsnsw5ryevwf45swzf05aawprxx9ve" timestamp="1676813456"&gt;6&lt;/key&gt;&lt;/foreign-keys&gt;&lt;ref-type name="Journal Article"&gt;17&lt;/ref-type&gt;&lt;contributors&gt;&lt;authors&gt;&lt;author&gt;Priem, Jason&lt;/author&gt;&lt;author&gt;Piwowar, Heather&lt;/author&gt;&lt;author&gt;Orr, Richard&lt;/author&gt;&lt;/authors&gt;&lt;/contributors&gt;&lt;titles&gt;&lt;title&gt;OpenAlex: A fully-open index of scholarly works, authors, venues, institutions, and concepts&lt;/title&gt;&lt;secondary-title&gt;arXiv preprint arXiv:2205.01833&lt;/secondary-title&gt;&lt;/titles&gt;&lt;periodical&gt;&lt;full-title&gt;arXiv preprint arXiv:2205.01833&lt;/full-title&gt;&lt;/periodical&gt;&lt;dates&gt;&lt;year&gt;2022&lt;/year&gt;&lt;/dates&gt;&lt;urls&gt;&lt;/urls&gt;&lt;/record&gt;&lt;/Cite&gt;&lt;/EndNote&gt;</w:instrText>
      </w:r>
      <w:r>
        <w:fldChar w:fldCharType="separate"/>
      </w:r>
      <w:r w:rsidR="00055B88">
        <w:rPr>
          <w:noProof/>
        </w:rPr>
        <w:t>[</w:t>
      </w:r>
      <w:hyperlink w:anchor="_ENREF_38" w:tooltip="Priem, 2022 #6" w:history="1">
        <w:r w:rsidR="00BB5B3B" w:rsidRPr="00BB5B3B">
          <w:rPr>
            <w:rStyle w:val="a7"/>
          </w:rPr>
          <w:t>38</w:t>
        </w:r>
      </w:hyperlink>
      <w:r w:rsidR="00055B88">
        <w:rPr>
          <w:noProof/>
        </w:rPr>
        <w:t>]</w:t>
      </w:r>
      <w:r>
        <w:fldChar w:fldCharType="end"/>
      </w:r>
      <w:r>
        <w:t xml:space="preserve">. The code and data for reproducing our main results will be shared in a permanent repository. </w:t>
      </w:r>
    </w:p>
    <w:bookmarkEnd w:id="1116"/>
    <w:p w14:paraId="4C9DF0BB" w14:textId="77777777" w:rsidR="00C42924" w:rsidRDefault="00C42924" w:rsidP="00C42924">
      <w:pPr>
        <w:jc w:val="left"/>
        <w:rPr>
          <w:b/>
          <w:bCs/>
        </w:rPr>
      </w:pPr>
      <w:r>
        <w:rPr>
          <w:b/>
          <w:bCs/>
          <w:kern w:val="0"/>
        </w:rPr>
        <w:br w:type="page"/>
      </w:r>
    </w:p>
    <w:p w14:paraId="62291C95" w14:textId="77777777" w:rsidR="00C42924" w:rsidRDefault="00C42924" w:rsidP="00C42924">
      <w:pPr>
        <w:rPr>
          <w:b/>
          <w:bCs/>
        </w:rPr>
      </w:pPr>
      <w:r>
        <w:rPr>
          <w:b/>
          <w:bCs/>
        </w:rPr>
        <w:lastRenderedPageBreak/>
        <w:t>References</w:t>
      </w:r>
    </w:p>
    <w:p w14:paraId="52EFED67" w14:textId="77777777" w:rsidR="00BB5B3B" w:rsidRPr="00BB5B3B" w:rsidRDefault="00C42924" w:rsidP="00BB5B3B">
      <w:pPr>
        <w:pStyle w:val="EndNoteBibliography"/>
        <w:ind w:left="720" w:hanging="720"/>
      </w:pPr>
      <w:r>
        <w:fldChar w:fldCharType="begin"/>
      </w:r>
      <w:r>
        <w:instrText xml:space="preserve"> ADDIN EN.REFLIST </w:instrText>
      </w:r>
      <w:r>
        <w:fldChar w:fldCharType="separate"/>
      </w:r>
      <w:bookmarkStart w:id="1117" w:name="_ENREF_1"/>
      <w:r w:rsidR="00BB5B3B" w:rsidRPr="00BB5B3B">
        <w:t>1.</w:t>
      </w:r>
      <w:r w:rsidR="00BB5B3B" w:rsidRPr="00BB5B3B">
        <w:tab/>
        <w:t xml:space="preserve">Wagner, C.S. and K. Jonkers, </w:t>
      </w:r>
      <w:r w:rsidR="00BB5B3B" w:rsidRPr="00BB5B3B">
        <w:rPr>
          <w:i/>
        </w:rPr>
        <w:t>Open countries have strong science.</w:t>
      </w:r>
      <w:r w:rsidR="00BB5B3B" w:rsidRPr="00BB5B3B">
        <w:t xml:space="preserve"> Nature, 2017. </w:t>
      </w:r>
      <w:r w:rsidR="00BB5B3B" w:rsidRPr="00BB5B3B">
        <w:rPr>
          <w:b/>
        </w:rPr>
        <w:t>550</w:t>
      </w:r>
      <w:r w:rsidR="00BB5B3B" w:rsidRPr="00BB5B3B">
        <w:t>(7674): p. 32-33.</w:t>
      </w:r>
      <w:bookmarkEnd w:id="1117"/>
    </w:p>
    <w:p w14:paraId="0788648E" w14:textId="77777777" w:rsidR="00BB5B3B" w:rsidRPr="00BB5B3B" w:rsidRDefault="00BB5B3B" w:rsidP="00BB5B3B">
      <w:pPr>
        <w:pStyle w:val="EndNoteBibliography"/>
        <w:ind w:left="720" w:hanging="720"/>
      </w:pPr>
      <w:bookmarkStart w:id="1118" w:name="_ENREF_2"/>
      <w:r w:rsidRPr="00BB5B3B">
        <w:t>2.</w:t>
      </w:r>
      <w:r w:rsidRPr="00BB5B3B">
        <w:tab/>
        <w:t xml:space="preserve">Sugimoto, C.R., N. Robinson-García, and R. Costas, </w:t>
      </w:r>
      <w:r w:rsidRPr="00BB5B3B">
        <w:rPr>
          <w:i/>
        </w:rPr>
        <w:t>Towards a global scientific brain: Indicators of researcher mobility using co-affiliation data.</w:t>
      </w:r>
      <w:r w:rsidRPr="00BB5B3B">
        <w:t xml:space="preserve"> arXiv preprint arXiv:1609.06499, 2016.</w:t>
      </w:r>
      <w:bookmarkEnd w:id="1118"/>
    </w:p>
    <w:p w14:paraId="3CA1C74F" w14:textId="77777777" w:rsidR="00BB5B3B" w:rsidRPr="00BB5B3B" w:rsidRDefault="00BB5B3B" w:rsidP="00BB5B3B">
      <w:pPr>
        <w:pStyle w:val="EndNoteBibliography"/>
        <w:ind w:left="720" w:hanging="720"/>
      </w:pPr>
      <w:bookmarkStart w:id="1119" w:name="_ENREF_3"/>
      <w:r w:rsidRPr="00BB5B3B">
        <w:rPr>
          <w:rFonts w:hint="eastAsia"/>
        </w:rPr>
        <w:t>3.</w:t>
      </w:r>
      <w:r w:rsidRPr="00BB5B3B">
        <w:rPr>
          <w:rFonts w:hint="eastAsia"/>
        </w:rPr>
        <w:tab/>
        <w:t>Morano</w:t>
      </w:r>
      <w:r w:rsidRPr="00BB5B3B">
        <w:rPr>
          <w:rFonts w:hint="eastAsia"/>
        </w:rPr>
        <w:t>‐</w:t>
      </w:r>
      <w:r w:rsidRPr="00BB5B3B">
        <w:rPr>
          <w:rFonts w:hint="eastAsia"/>
        </w:rPr>
        <w:t xml:space="preserve">Foadi, S., </w:t>
      </w:r>
      <w:r w:rsidRPr="00BB5B3B">
        <w:rPr>
          <w:rFonts w:hint="eastAsia"/>
          <w:i/>
        </w:rPr>
        <w:t>Scientific mobility, career progression, and excellence in the european research area1.</w:t>
      </w:r>
      <w:r w:rsidRPr="00BB5B3B">
        <w:rPr>
          <w:rFonts w:hint="eastAsia"/>
        </w:rPr>
        <w:t xml:space="preserve"> International migration, 2005. </w:t>
      </w:r>
      <w:r w:rsidRPr="00BB5B3B">
        <w:rPr>
          <w:rFonts w:hint="eastAsia"/>
          <w:b/>
        </w:rPr>
        <w:t>43</w:t>
      </w:r>
      <w:r w:rsidRPr="00BB5B3B">
        <w:rPr>
          <w:rFonts w:hint="eastAsia"/>
        </w:rPr>
        <w:t>(5): p. 133-162.</w:t>
      </w:r>
      <w:bookmarkEnd w:id="1119"/>
    </w:p>
    <w:p w14:paraId="02AF1F22" w14:textId="77777777" w:rsidR="00BB5B3B" w:rsidRPr="00BB5B3B" w:rsidRDefault="00BB5B3B" w:rsidP="00BB5B3B">
      <w:pPr>
        <w:pStyle w:val="EndNoteBibliography"/>
        <w:ind w:left="720" w:hanging="720"/>
      </w:pPr>
      <w:bookmarkStart w:id="1120" w:name="_ENREF_4"/>
      <w:r w:rsidRPr="00BB5B3B">
        <w:t>4.</w:t>
      </w:r>
      <w:r w:rsidRPr="00BB5B3B">
        <w:tab/>
        <w:t xml:space="preserve">Shi, D., W. Liu, and Y. Wang, </w:t>
      </w:r>
      <w:r w:rsidRPr="00BB5B3B">
        <w:rPr>
          <w:i/>
        </w:rPr>
        <w:t>Has China’s Young Thousand Talents program been successful in recruiting and nurturing top-caliber scientists?</w:t>
      </w:r>
      <w:r w:rsidRPr="00BB5B3B">
        <w:t xml:space="preserve"> Science, 2023. </w:t>
      </w:r>
      <w:r w:rsidRPr="00BB5B3B">
        <w:rPr>
          <w:b/>
        </w:rPr>
        <w:t>379</w:t>
      </w:r>
      <w:r w:rsidRPr="00BB5B3B">
        <w:t>(6627): p. 62-65.</w:t>
      </w:r>
      <w:bookmarkEnd w:id="1120"/>
    </w:p>
    <w:p w14:paraId="1889EAD3" w14:textId="77777777" w:rsidR="00BB5B3B" w:rsidRPr="00BB5B3B" w:rsidRDefault="00BB5B3B" w:rsidP="00BB5B3B">
      <w:pPr>
        <w:pStyle w:val="EndNoteBibliography"/>
        <w:ind w:left="720" w:hanging="720"/>
      </w:pPr>
      <w:bookmarkStart w:id="1121" w:name="_ENREF_5"/>
      <w:r w:rsidRPr="00BB5B3B">
        <w:t>5.</w:t>
      </w:r>
      <w:r w:rsidRPr="00BB5B3B">
        <w:tab/>
        <w:t xml:space="preserve">Cao, C. and D.F. Simon, </w:t>
      </w:r>
      <w:r w:rsidRPr="00BB5B3B">
        <w:rPr>
          <w:i/>
        </w:rPr>
        <w:t>China’s Talent Challenges Revisited.</w:t>
      </w:r>
      <w:r w:rsidRPr="00BB5B3B">
        <w:t xml:space="preserve"> Innovation and China’s Global Emergence, 2021: p. 90.</w:t>
      </w:r>
      <w:bookmarkEnd w:id="1121"/>
    </w:p>
    <w:p w14:paraId="064EAD63" w14:textId="77777777" w:rsidR="00BB5B3B" w:rsidRPr="00BB5B3B" w:rsidRDefault="00BB5B3B" w:rsidP="00BB5B3B">
      <w:pPr>
        <w:pStyle w:val="EndNoteBibliography"/>
        <w:ind w:left="720" w:hanging="720"/>
      </w:pPr>
      <w:bookmarkStart w:id="1122" w:name="_ENREF_6"/>
      <w:r w:rsidRPr="00BB5B3B">
        <w:t>6.</w:t>
      </w:r>
      <w:r w:rsidRPr="00BB5B3B">
        <w:tab/>
        <w:t xml:space="preserve">Petersen, A.M., </w:t>
      </w:r>
      <w:r w:rsidRPr="00BB5B3B">
        <w:rPr>
          <w:i/>
        </w:rPr>
        <w:t>Multiscale impact of researcher mobility.</w:t>
      </w:r>
      <w:r w:rsidRPr="00BB5B3B">
        <w:t xml:space="preserve"> Journal of The Royal Society Interface, 2018. </w:t>
      </w:r>
      <w:r w:rsidRPr="00BB5B3B">
        <w:rPr>
          <w:b/>
        </w:rPr>
        <w:t>15</w:t>
      </w:r>
      <w:r w:rsidRPr="00BB5B3B">
        <w:t>(146): p. 20180580.</w:t>
      </w:r>
      <w:bookmarkEnd w:id="1122"/>
    </w:p>
    <w:p w14:paraId="27CAF106" w14:textId="77777777" w:rsidR="00BB5B3B" w:rsidRPr="00BB5B3B" w:rsidRDefault="00BB5B3B" w:rsidP="00BB5B3B">
      <w:pPr>
        <w:pStyle w:val="EndNoteBibliography"/>
        <w:ind w:left="720" w:hanging="720"/>
      </w:pPr>
      <w:bookmarkStart w:id="1123" w:name="_ENREF_7"/>
      <w:r w:rsidRPr="00BB5B3B">
        <w:t>7.</w:t>
      </w:r>
      <w:r w:rsidRPr="00BB5B3B">
        <w:tab/>
        <w:t xml:space="preserve">Millard, D., </w:t>
      </w:r>
      <w:r w:rsidRPr="00BB5B3B">
        <w:rPr>
          <w:i/>
        </w:rPr>
        <w:t>The impact of clustering on scientific mobility: A case study of the UK.</w:t>
      </w:r>
      <w:r w:rsidRPr="00BB5B3B">
        <w:t xml:space="preserve"> Innovation, 2005. </w:t>
      </w:r>
      <w:r w:rsidRPr="00BB5B3B">
        <w:rPr>
          <w:b/>
        </w:rPr>
        <w:t>18</w:t>
      </w:r>
      <w:r w:rsidRPr="00BB5B3B">
        <w:t>(3): p. 343-359.</w:t>
      </w:r>
      <w:bookmarkEnd w:id="1123"/>
    </w:p>
    <w:p w14:paraId="79BD3CA0" w14:textId="77777777" w:rsidR="00BB5B3B" w:rsidRPr="00BB5B3B" w:rsidRDefault="00BB5B3B" w:rsidP="00BB5B3B">
      <w:pPr>
        <w:pStyle w:val="EndNoteBibliography"/>
        <w:ind w:left="720" w:hanging="720"/>
      </w:pPr>
      <w:bookmarkStart w:id="1124" w:name="_ENREF_8"/>
      <w:r w:rsidRPr="00BB5B3B">
        <w:t>8.</w:t>
      </w:r>
      <w:r w:rsidRPr="00BB5B3B">
        <w:tab/>
        <w:t xml:space="preserve">Zhang, F., et al., </w:t>
      </w:r>
      <w:r w:rsidRPr="00BB5B3B">
        <w:rPr>
          <w:i/>
        </w:rPr>
        <w:t>The Evolution of China’s High-Level Talent Mobility Network: A Comparative Analysis Based on School and Work Stage.</w:t>
      </w:r>
      <w:r w:rsidRPr="00BB5B3B">
        <w:t xml:space="preserve"> Complexity, 2022. </w:t>
      </w:r>
      <w:r w:rsidRPr="00BB5B3B">
        <w:rPr>
          <w:b/>
        </w:rPr>
        <w:t>2022</w:t>
      </w:r>
      <w:r w:rsidRPr="00BB5B3B">
        <w:t>: p. 1-14.</w:t>
      </w:r>
      <w:bookmarkEnd w:id="1124"/>
    </w:p>
    <w:p w14:paraId="6029A8DA" w14:textId="77777777" w:rsidR="00BB5B3B" w:rsidRPr="00BB5B3B" w:rsidRDefault="00BB5B3B" w:rsidP="00BB5B3B">
      <w:pPr>
        <w:pStyle w:val="EndNoteBibliography"/>
        <w:ind w:left="720" w:hanging="720"/>
      </w:pPr>
      <w:bookmarkStart w:id="1125" w:name="_ENREF_9"/>
      <w:r w:rsidRPr="00BB5B3B">
        <w:t>9.</w:t>
      </w:r>
      <w:r w:rsidRPr="00BB5B3B">
        <w:tab/>
        <w:t xml:space="preserve">Czaika, M. and S. Orazbayev, </w:t>
      </w:r>
      <w:r w:rsidRPr="00BB5B3B">
        <w:rPr>
          <w:i/>
        </w:rPr>
        <w:t>The globalisation of scientific mobility, 1970–2014.</w:t>
      </w:r>
      <w:r w:rsidRPr="00BB5B3B">
        <w:t xml:space="preserve"> Applied Geography, 2018. </w:t>
      </w:r>
      <w:r w:rsidRPr="00BB5B3B">
        <w:rPr>
          <w:b/>
        </w:rPr>
        <w:t>96</w:t>
      </w:r>
      <w:r w:rsidRPr="00BB5B3B">
        <w:t>: p. 1-10.</w:t>
      </w:r>
      <w:bookmarkEnd w:id="1125"/>
    </w:p>
    <w:p w14:paraId="593CFF78" w14:textId="77777777" w:rsidR="00BB5B3B" w:rsidRPr="00BB5B3B" w:rsidRDefault="00BB5B3B" w:rsidP="00BB5B3B">
      <w:pPr>
        <w:pStyle w:val="EndNoteBibliography"/>
        <w:ind w:left="720" w:hanging="720"/>
      </w:pPr>
      <w:bookmarkStart w:id="1126" w:name="_ENREF_10"/>
      <w:r w:rsidRPr="00BB5B3B">
        <w:t>10.</w:t>
      </w:r>
      <w:r w:rsidRPr="00BB5B3B">
        <w:tab/>
        <w:t xml:space="preserve">Trippl, M., </w:t>
      </w:r>
      <w:r w:rsidRPr="00BB5B3B">
        <w:rPr>
          <w:i/>
        </w:rPr>
        <w:t>Scientific mobility and knowledge transfer at the interregional and intraregional level.</w:t>
      </w:r>
      <w:r w:rsidRPr="00BB5B3B">
        <w:t xml:space="preserve"> Regional studies, 2013. </w:t>
      </w:r>
      <w:r w:rsidRPr="00BB5B3B">
        <w:rPr>
          <w:b/>
        </w:rPr>
        <w:t>47</w:t>
      </w:r>
      <w:r w:rsidRPr="00BB5B3B">
        <w:t>(10): p. 1653-1667.</w:t>
      </w:r>
      <w:bookmarkEnd w:id="1126"/>
    </w:p>
    <w:p w14:paraId="39C2501A" w14:textId="77777777" w:rsidR="00BB5B3B" w:rsidRPr="00BB5B3B" w:rsidRDefault="00BB5B3B" w:rsidP="00BB5B3B">
      <w:pPr>
        <w:pStyle w:val="EndNoteBibliography"/>
        <w:ind w:left="720" w:hanging="720"/>
      </w:pPr>
      <w:bookmarkStart w:id="1127" w:name="_ENREF_11"/>
      <w:r w:rsidRPr="00BB5B3B">
        <w:t>11.</w:t>
      </w:r>
      <w:r w:rsidRPr="00BB5B3B">
        <w:tab/>
        <w:t xml:space="preserve">Lengyel, B. and R.H. Eriksson, </w:t>
      </w:r>
      <w:r w:rsidRPr="00BB5B3B">
        <w:rPr>
          <w:i/>
        </w:rPr>
        <w:t>Co-worker networks, labour mobility and productivity growth in regions.</w:t>
      </w:r>
      <w:r w:rsidRPr="00BB5B3B">
        <w:t xml:space="preserve"> Journal of Economic Geography, 2017. </w:t>
      </w:r>
      <w:r w:rsidRPr="00BB5B3B">
        <w:rPr>
          <w:b/>
        </w:rPr>
        <w:t>17</w:t>
      </w:r>
      <w:r w:rsidRPr="00BB5B3B">
        <w:t>(3): p. 635-660.</w:t>
      </w:r>
      <w:bookmarkEnd w:id="1127"/>
    </w:p>
    <w:p w14:paraId="4D710289" w14:textId="77777777" w:rsidR="00BB5B3B" w:rsidRPr="00BB5B3B" w:rsidRDefault="00BB5B3B" w:rsidP="00BB5B3B">
      <w:pPr>
        <w:pStyle w:val="EndNoteBibliography"/>
        <w:ind w:left="720" w:hanging="720"/>
      </w:pPr>
      <w:bookmarkStart w:id="1128" w:name="_ENREF_12"/>
      <w:r w:rsidRPr="00BB5B3B">
        <w:t>12.</w:t>
      </w:r>
      <w:r w:rsidRPr="00BB5B3B">
        <w:tab/>
        <w:t xml:space="preserve">Markova, Y.V., N.A. Shmatko, and Y.L. Katchanov, </w:t>
      </w:r>
      <w:r w:rsidRPr="00BB5B3B">
        <w:rPr>
          <w:i/>
        </w:rPr>
        <w:t>Synchronous international scientific mobility in the space of affiliations: evidence from Russia.</w:t>
      </w:r>
      <w:r w:rsidRPr="00BB5B3B">
        <w:t xml:space="preserve"> SpringerPlus, 2016. </w:t>
      </w:r>
      <w:r w:rsidRPr="00BB5B3B">
        <w:rPr>
          <w:b/>
        </w:rPr>
        <w:t>5</w:t>
      </w:r>
      <w:r w:rsidRPr="00BB5B3B">
        <w:t>: p. 1-19.</w:t>
      </w:r>
      <w:bookmarkEnd w:id="1128"/>
    </w:p>
    <w:p w14:paraId="236F11E6" w14:textId="77777777" w:rsidR="00BB5B3B" w:rsidRPr="00BB5B3B" w:rsidRDefault="00BB5B3B" w:rsidP="00BB5B3B">
      <w:pPr>
        <w:pStyle w:val="EndNoteBibliography"/>
        <w:ind w:left="720" w:hanging="720"/>
      </w:pPr>
      <w:bookmarkStart w:id="1129" w:name="_ENREF_13"/>
      <w:r w:rsidRPr="00BB5B3B">
        <w:t>13.</w:t>
      </w:r>
      <w:r w:rsidRPr="00BB5B3B">
        <w:tab/>
        <w:t xml:space="preserve">Rodrigues, M.L., L. Nimrichter, and R.J. Cordero, </w:t>
      </w:r>
      <w:r w:rsidRPr="00BB5B3B">
        <w:rPr>
          <w:i/>
        </w:rPr>
        <w:t>The benefits of scientific mobility and international collaboration.</w:t>
      </w:r>
      <w:r w:rsidRPr="00BB5B3B">
        <w:t xml:space="preserve"> FEMS microbiology letters, 2016. </w:t>
      </w:r>
      <w:r w:rsidRPr="00BB5B3B">
        <w:rPr>
          <w:b/>
        </w:rPr>
        <w:t>363</w:t>
      </w:r>
      <w:r w:rsidRPr="00BB5B3B">
        <w:t>(21).</w:t>
      </w:r>
      <w:bookmarkEnd w:id="1129"/>
    </w:p>
    <w:p w14:paraId="1105EDD4" w14:textId="77777777" w:rsidR="00BB5B3B" w:rsidRPr="00BB5B3B" w:rsidRDefault="00BB5B3B" w:rsidP="00BB5B3B">
      <w:pPr>
        <w:pStyle w:val="EndNoteBibliography"/>
        <w:ind w:left="720" w:hanging="720"/>
      </w:pPr>
      <w:bookmarkStart w:id="1130" w:name="_ENREF_14"/>
      <w:r w:rsidRPr="00BB5B3B">
        <w:t>14.</w:t>
      </w:r>
      <w:r w:rsidRPr="00BB5B3B">
        <w:tab/>
        <w:t xml:space="preserve">Alessandretti, L., U. Aslak, and S. Lehmann, </w:t>
      </w:r>
      <w:r w:rsidRPr="00BB5B3B">
        <w:rPr>
          <w:i/>
        </w:rPr>
        <w:t>The scales of human mobility.</w:t>
      </w:r>
      <w:r w:rsidRPr="00BB5B3B">
        <w:t xml:space="preserve"> Nature, 2020. </w:t>
      </w:r>
      <w:r w:rsidRPr="00BB5B3B">
        <w:rPr>
          <w:b/>
        </w:rPr>
        <w:t>587</w:t>
      </w:r>
      <w:r w:rsidRPr="00BB5B3B">
        <w:t>(7834): p. 402-407.</w:t>
      </w:r>
      <w:bookmarkEnd w:id="1130"/>
    </w:p>
    <w:p w14:paraId="26F37236" w14:textId="77777777" w:rsidR="00BB5B3B" w:rsidRPr="00BB5B3B" w:rsidRDefault="00BB5B3B" w:rsidP="00BB5B3B">
      <w:pPr>
        <w:pStyle w:val="EndNoteBibliography"/>
        <w:ind w:left="720" w:hanging="720"/>
      </w:pPr>
      <w:bookmarkStart w:id="1131" w:name="_ENREF_15"/>
      <w:r w:rsidRPr="00BB5B3B">
        <w:t>15.</w:t>
      </w:r>
      <w:r w:rsidRPr="00BB5B3B">
        <w:tab/>
        <w:t xml:space="preserve">Lengyel, B. and B. Ságvári, </w:t>
      </w:r>
      <w:r w:rsidRPr="00BB5B3B">
        <w:rPr>
          <w:i/>
        </w:rPr>
        <w:t>Creative occupations and regional development in Hungary: mobility of talent in a one-centred transition economy.</w:t>
      </w:r>
      <w:r w:rsidRPr="00BB5B3B">
        <w:t xml:space="preserve"> European Planning Studies, 2011. </w:t>
      </w:r>
      <w:r w:rsidRPr="00BB5B3B">
        <w:rPr>
          <w:b/>
        </w:rPr>
        <w:t>19</w:t>
      </w:r>
      <w:r w:rsidRPr="00BB5B3B">
        <w:t>(12): p. 2073-2093.</w:t>
      </w:r>
      <w:bookmarkEnd w:id="1131"/>
    </w:p>
    <w:p w14:paraId="66AF4A28" w14:textId="77777777" w:rsidR="00BB5B3B" w:rsidRPr="00BB5B3B" w:rsidRDefault="00BB5B3B" w:rsidP="00BB5B3B">
      <w:pPr>
        <w:pStyle w:val="EndNoteBibliography"/>
        <w:ind w:left="720" w:hanging="720"/>
      </w:pPr>
      <w:bookmarkStart w:id="1132" w:name="_ENREF_16"/>
      <w:r w:rsidRPr="00BB5B3B">
        <w:t>16.</w:t>
      </w:r>
      <w:r w:rsidRPr="00BB5B3B">
        <w:tab/>
        <w:t xml:space="preserve">Barbosa, H., et al., </w:t>
      </w:r>
      <w:r w:rsidRPr="00BB5B3B">
        <w:rPr>
          <w:i/>
        </w:rPr>
        <w:t>Human mobility: Models and applications.</w:t>
      </w:r>
      <w:r w:rsidRPr="00BB5B3B">
        <w:t xml:space="preserve"> Physics Reports, 2018. </w:t>
      </w:r>
      <w:r w:rsidRPr="00BB5B3B">
        <w:rPr>
          <w:b/>
        </w:rPr>
        <w:t>734</w:t>
      </w:r>
      <w:r w:rsidRPr="00BB5B3B">
        <w:t>: p. 1-74.</w:t>
      </w:r>
      <w:bookmarkEnd w:id="1132"/>
    </w:p>
    <w:p w14:paraId="7DC20F1C" w14:textId="77777777" w:rsidR="00BB5B3B" w:rsidRPr="00BB5B3B" w:rsidRDefault="00BB5B3B" w:rsidP="00BB5B3B">
      <w:pPr>
        <w:pStyle w:val="EndNoteBibliography"/>
        <w:ind w:left="720" w:hanging="720"/>
      </w:pPr>
      <w:bookmarkStart w:id="1133" w:name="_ENREF_17"/>
      <w:r w:rsidRPr="00BB5B3B">
        <w:t>17.</w:t>
      </w:r>
      <w:r w:rsidRPr="00BB5B3B">
        <w:tab/>
        <w:t xml:space="preserve">Song, C., et al., </w:t>
      </w:r>
      <w:r w:rsidRPr="00BB5B3B">
        <w:rPr>
          <w:i/>
        </w:rPr>
        <w:t>Modelling the scaling properties of human mobility.</w:t>
      </w:r>
      <w:r w:rsidRPr="00BB5B3B">
        <w:t xml:space="preserve"> Nature physics, 2010. </w:t>
      </w:r>
      <w:r w:rsidRPr="00BB5B3B">
        <w:rPr>
          <w:b/>
        </w:rPr>
        <w:t>6</w:t>
      </w:r>
      <w:r w:rsidRPr="00BB5B3B">
        <w:t>(10): p. 818-823.</w:t>
      </w:r>
      <w:bookmarkEnd w:id="1133"/>
    </w:p>
    <w:p w14:paraId="51436F9D" w14:textId="77777777" w:rsidR="00BB5B3B" w:rsidRPr="00BB5B3B" w:rsidRDefault="00BB5B3B" w:rsidP="00BB5B3B">
      <w:pPr>
        <w:pStyle w:val="EndNoteBibliography"/>
        <w:ind w:left="720" w:hanging="720"/>
      </w:pPr>
      <w:bookmarkStart w:id="1134" w:name="_ENREF_18"/>
      <w:r w:rsidRPr="00BB5B3B">
        <w:t>18.</w:t>
      </w:r>
      <w:r w:rsidRPr="00BB5B3B">
        <w:tab/>
        <w:t xml:space="preserve">Gargiulo, F. and T. Carletti, </w:t>
      </w:r>
      <w:r w:rsidRPr="00BB5B3B">
        <w:rPr>
          <w:i/>
        </w:rPr>
        <w:t>Driving forces of researchers mobility.</w:t>
      </w:r>
      <w:r w:rsidRPr="00BB5B3B">
        <w:t xml:space="preserve"> Scientific reports, 2014. </w:t>
      </w:r>
      <w:r w:rsidRPr="00BB5B3B">
        <w:rPr>
          <w:b/>
        </w:rPr>
        <w:t>4</w:t>
      </w:r>
      <w:r w:rsidRPr="00BB5B3B">
        <w:t>(1): p. 1-10.</w:t>
      </w:r>
      <w:bookmarkEnd w:id="1134"/>
    </w:p>
    <w:p w14:paraId="494A7EDA" w14:textId="77777777" w:rsidR="00BB5B3B" w:rsidRPr="00BB5B3B" w:rsidRDefault="00BB5B3B" w:rsidP="00BB5B3B">
      <w:pPr>
        <w:pStyle w:val="EndNoteBibliography"/>
        <w:ind w:left="720" w:hanging="720"/>
      </w:pPr>
      <w:bookmarkStart w:id="1135" w:name="_ENREF_19"/>
      <w:r w:rsidRPr="00BB5B3B">
        <w:t>19.</w:t>
      </w:r>
      <w:r w:rsidRPr="00BB5B3B">
        <w:tab/>
        <w:t xml:space="preserve">Vaccario, G., L. Verginer, and F. Schweitzer, </w:t>
      </w:r>
      <w:r w:rsidRPr="00BB5B3B">
        <w:rPr>
          <w:i/>
        </w:rPr>
        <w:t>The mobility network of scientists: Analyzing temporal correlations in scientific careers.</w:t>
      </w:r>
      <w:r w:rsidRPr="00BB5B3B">
        <w:t xml:space="preserve"> Applied Network Science, 2020. </w:t>
      </w:r>
      <w:r w:rsidRPr="00BB5B3B">
        <w:rPr>
          <w:b/>
        </w:rPr>
        <w:t>5</w:t>
      </w:r>
      <w:r w:rsidRPr="00BB5B3B">
        <w:t>: p. 1-14.</w:t>
      </w:r>
      <w:bookmarkEnd w:id="1135"/>
    </w:p>
    <w:p w14:paraId="50CC45D1" w14:textId="77777777" w:rsidR="00BB5B3B" w:rsidRPr="00BB5B3B" w:rsidRDefault="00BB5B3B" w:rsidP="00BB5B3B">
      <w:pPr>
        <w:pStyle w:val="EndNoteBibliography"/>
        <w:ind w:left="720" w:hanging="720"/>
      </w:pPr>
      <w:bookmarkStart w:id="1136" w:name="_ENREF_20"/>
      <w:r w:rsidRPr="00BB5B3B">
        <w:t>20.</w:t>
      </w:r>
      <w:r w:rsidRPr="00BB5B3B">
        <w:tab/>
        <w:t xml:space="preserve">Deville, P., et al., </w:t>
      </w:r>
      <w:r w:rsidRPr="00BB5B3B">
        <w:rPr>
          <w:i/>
        </w:rPr>
        <w:t>Career on the move: Geography, stratification and scientific impact.</w:t>
      </w:r>
      <w:r w:rsidRPr="00BB5B3B">
        <w:t xml:space="preserve"> Scientific reports, 2014. </w:t>
      </w:r>
      <w:r w:rsidRPr="00BB5B3B">
        <w:rPr>
          <w:b/>
        </w:rPr>
        <w:t>4</w:t>
      </w:r>
      <w:r w:rsidRPr="00BB5B3B">
        <w:t>(1): p. 1-7.</w:t>
      </w:r>
      <w:bookmarkEnd w:id="1136"/>
    </w:p>
    <w:p w14:paraId="2455AB19" w14:textId="77777777" w:rsidR="00BB5B3B" w:rsidRPr="00BB5B3B" w:rsidRDefault="00BB5B3B" w:rsidP="00BB5B3B">
      <w:pPr>
        <w:pStyle w:val="EndNoteBibliography"/>
        <w:ind w:left="720" w:hanging="720"/>
      </w:pPr>
      <w:bookmarkStart w:id="1137" w:name="_ENREF_21"/>
      <w:r w:rsidRPr="00BB5B3B">
        <w:lastRenderedPageBreak/>
        <w:t>21.</w:t>
      </w:r>
      <w:r w:rsidRPr="00BB5B3B">
        <w:tab/>
        <w:t xml:space="preserve">Liu, M. and X. Hu, </w:t>
      </w:r>
      <w:r w:rsidRPr="00BB5B3B">
        <w:rPr>
          <w:i/>
        </w:rPr>
        <w:t>Movers’ advantages: The effect of mobility on scientists’ productivity and collaboration.</w:t>
      </w:r>
      <w:r w:rsidRPr="00BB5B3B">
        <w:t xml:space="preserve"> Journal of Informetrics, 2022. </w:t>
      </w:r>
      <w:r w:rsidRPr="00BB5B3B">
        <w:rPr>
          <w:b/>
        </w:rPr>
        <w:t>16</w:t>
      </w:r>
      <w:r w:rsidRPr="00BB5B3B">
        <w:t>(3): p. 101311.</w:t>
      </w:r>
      <w:bookmarkEnd w:id="1137"/>
    </w:p>
    <w:p w14:paraId="41D0EFD7" w14:textId="77777777" w:rsidR="00BB5B3B" w:rsidRPr="00BB5B3B" w:rsidRDefault="00BB5B3B" w:rsidP="00BB5B3B">
      <w:pPr>
        <w:pStyle w:val="EndNoteBibliography"/>
        <w:ind w:left="720" w:hanging="720"/>
      </w:pPr>
      <w:bookmarkStart w:id="1138" w:name="_ENREF_22"/>
      <w:r w:rsidRPr="00BB5B3B">
        <w:t>22.</w:t>
      </w:r>
      <w:r w:rsidRPr="00BB5B3B">
        <w:tab/>
        <w:t xml:space="preserve">Ramos, R., </w:t>
      </w:r>
      <w:r w:rsidRPr="00BB5B3B">
        <w:rPr>
          <w:i/>
        </w:rPr>
        <w:t>Gravity models: A tool for migration analysis.</w:t>
      </w:r>
      <w:r w:rsidRPr="00BB5B3B">
        <w:t xml:space="preserve"> IZA World of Labor, 2016.</w:t>
      </w:r>
      <w:bookmarkEnd w:id="1138"/>
    </w:p>
    <w:p w14:paraId="66B50AB1" w14:textId="77777777" w:rsidR="00BB5B3B" w:rsidRPr="00BB5B3B" w:rsidRDefault="00BB5B3B" w:rsidP="00BB5B3B">
      <w:pPr>
        <w:pStyle w:val="EndNoteBibliography"/>
        <w:ind w:left="720" w:hanging="720"/>
      </w:pPr>
      <w:bookmarkStart w:id="1139" w:name="_ENREF_23"/>
      <w:r w:rsidRPr="00BB5B3B">
        <w:t>23.</w:t>
      </w:r>
      <w:r w:rsidRPr="00BB5B3B">
        <w:tab/>
        <w:t xml:space="preserve">Anderson, J.E., </w:t>
      </w:r>
      <w:r w:rsidRPr="00BB5B3B">
        <w:rPr>
          <w:i/>
        </w:rPr>
        <w:t>The gravity model.</w:t>
      </w:r>
      <w:r w:rsidRPr="00BB5B3B">
        <w:t xml:space="preserve"> Annu. Rev. Econ., 2011. </w:t>
      </w:r>
      <w:r w:rsidRPr="00BB5B3B">
        <w:rPr>
          <w:b/>
        </w:rPr>
        <w:t>3</w:t>
      </w:r>
      <w:r w:rsidRPr="00BB5B3B">
        <w:t>(1): p. 133-160.</w:t>
      </w:r>
      <w:bookmarkEnd w:id="1139"/>
    </w:p>
    <w:p w14:paraId="08B237CF" w14:textId="77777777" w:rsidR="00BB5B3B" w:rsidRPr="00BB5B3B" w:rsidRDefault="00BB5B3B" w:rsidP="00BB5B3B">
      <w:pPr>
        <w:pStyle w:val="EndNoteBibliography"/>
        <w:ind w:left="720" w:hanging="720"/>
      </w:pPr>
      <w:bookmarkStart w:id="1140" w:name="_ENREF_24"/>
      <w:r w:rsidRPr="00BB5B3B">
        <w:t>24.</w:t>
      </w:r>
      <w:r w:rsidRPr="00BB5B3B">
        <w:tab/>
        <w:t xml:space="preserve">Simini, F., et al., </w:t>
      </w:r>
      <w:r w:rsidRPr="00BB5B3B">
        <w:rPr>
          <w:i/>
        </w:rPr>
        <w:t>A deep gravity model for mobility flows generation.</w:t>
      </w:r>
      <w:r w:rsidRPr="00BB5B3B">
        <w:t xml:space="preserve"> Nature communications, 2021. </w:t>
      </w:r>
      <w:r w:rsidRPr="00BB5B3B">
        <w:rPr>
          <w:b/>
        </w:rPr>
        <w:t>12</w:t>
      </w:r>
      <w:r w:rsidRPr="00BB5B3B">
        <w:t>(1): p. 6576.</w:t>
      </w:r>
      <w:bookmarkEnd w:id="1140"/>
    </w:p>
    <w:p w14:paraId="67ACDC56" w14:textId="77777777" w:rsidR="00BB5B3B" w:rsidRPr="00BB5B3B" w:rsidRDefault="00BB5B3B" w:rsidP="00BB5B3B">
      <w:pPr>
        <w:pStyle w:val="EndNoteBibliography"/>
        <w:ind w:left="720" w:hanging="720"/>
      </w:pPr>
      <w:bookmarkStart w:id="1141" w:name="_ENREF_25"/>
      <w:r w:rsidRPr="00BB5B3B">
        <w:t>25.</w:t>
      </w:r>
      <w:r w:rsidRPr="00BB5B3B">
        <w:tab/>
        <w:t xml:space="preserve">Simini, F., et al., </w:t>
      </w:r>
      <w:r w:rsidRPr="00BB5B3B">
        <w:rPr>
          <w:i/>
        </w:rPr>
        <w:t>A universal model for mobility and migration patterns.</w:t>
      </w:r>
      <w:r w:rsidRPr="00BB5B3B">
        <w:t xml:space="preserve"> Nature, 2012. </w:t>
      </w:r>
      <w:r w:rsidRPr="00BB5B3B">
        <w:rPr>
          <w:b/>
        </w:rPr>
        <w:t>484</w:t>
      </w:r>
      <w:r w:rsidRPr="00BB5B3B">
        <w:t>(7392): p. 96-100.</w:t>
      </w:r>
      <w:bookmarkEnd w:id="1141"/>
    </w:p>
    <w:p w14:paraId="30705536" w14:textId="77777777" w:rsidR="00BB5B3B" w:rsidRPr="00BB5B3B" w:rsidRDefault="00BB5B3B" w:rsidP="00BB5B3B">
      <w:pPr>
        <w:pStyle w:val="EndNoteBibliography"/>
        <w:ind w:left="720" w:hanging="720"/>
      </w:pPr>
      <w:bookmarkStart w:id="1142" w:name="_ENREF_26"/>
      <w:r w:rsidRPr="00BB5B3B">
        <w:t>26.</w:t>
      </w:r>
      <w:r w:rsidRPr="00BB5B3B">
        <w:tab/>
        <w:t xml:space="preserve">Jia, T., et al., </w:t>
      </w:r>
      <w:r w:rsidRPr="00BB5B3B">
        <w:rPr>
          <w:i/>
        </w:rPr>
        <w:t>An empirical study on human mobility and its agent-based modeling.</w:t>
      </w:r>
      <w:r w:rsidRPr="00BB5B3B">
        <w:t xml:space="preserve"> Journal of Statistical Mechanics: Theory and Experiment, 2012. </w:t>
      </w:r>
      <w:r w:rsidRPr="00BB5B3B">
        <w:rPr>
          <w:b/>
        </w:rPr>
        <w:t>2012</w:t>
      </w:r>
      <w:r w:rsidRPr="00BB5B3B">
        <w:t>(11): p. P11024.</w:t>
      </w:r>
      <w:bookmarkEnd w:id="1142"/>
    </w:p>
    <w:p w14:paraId="566BFD3B" w14:textId="77777777" w:rsidR="00BB5B3B" w:rsidRPr="00BB5B3B" w:rsidRDefault="00BB5B3B" w:rsidP="00BB5B3B">
      <w:pPr>
        <w:pStyle w:val="EndNoteBibliography"/>
        <w:ind w:left="720" w:hanging="720"/>
      </w:pPr>
      <w:bookmarkStart w:id="1143" w:name="_ENREF_27"/>
      <w:r w:rsidRPr="00BB5B3B">
        <w:t>27.</w:t>
      </w:r>
      <w:r w:rsidRPr="00BB5B3B">
        <w:tab/>
        <w:t xml:space="preserve">Frias-Martinez, E., G. Williamson, and V. Frias-Martinez. </w:t>
      </w:r>
      <w:r w:rsidRPr="00BB5B3B">
        <w:rPr>
          <w:i/>
        </w:rPr>
        <w:t>An agent-based model of epidemic spread using human mobility and social network information</w:t>
      </w:r>
      <w:r w:rsidRPr="00BB5B3B">
        <w:t xml:space="preserve">. in </w:t>
      </w:r>
      <w:r w:rsidRPr="00BB5B3B">
        <w:rPr>
          <w:i/>
        </w:rPr>
        <w:t>2011 IEEE third international conference on privacy, security, risk and trust and 2011 IEEE third international conference on social computing</w:t>
      </w:r>
      <w:r w:rsidRPr="00BB5B3B">
        <w:t>. 2011. IEEE.</w:t>
      </w:r>
      <w:bookmarkEnd w:id="1143"/>
    </w:p>
    <w:p w14:paraId="029A780E" w14:textId="77777777" w:rsidR="00BB5B3B" w:rsidRPr="00BB5B3B" w:rsidRDefault="00BB5B3B" w:rsidP="00BB5B3B">
      <w:pPr>
        <w:pStyle w:val="EndNoteBibliography"/>
        <w:ind w:left="720" w:hanging="720"/>
      </w:pPr>
      <w:bookmarkStart w:id="1144" w:name="_ENREF_28"/>
      <w:r w:rsidRPr="00BB5B3B">
        <w:t>28.</w:t>
      </w:r>
      <w:r w:rsidRPr="00BB5B3B">
        <w:tab/>
        <w:t xml:space="preserve">Gao, Q., et al. </w:t>
      </w:r>
      <w:r w:rsidRPr="00BB5B3B">
        <w:rPr>
          <w:i/>
        </w:rPr>
        <w:t>Identifying Human Mobility via Trajectory Embeddings</w:t>
      </w:r>
      <w:r w:rsidRPr="00BB5B3B">
        <w:t xml:space="preserve">. in </w:t>
      </w:r>
      <w:r w:rsidRPr="00BB5B3B">
        <w:rPr>
          <w:i/>
        </w:rPr>
        <w:t>IJCAI</w:t>
      </w:r>
      <w:r w:rsidRPr="00BB5B3B">
        <w:t>. 2017.</w:t>
      </w:r>
      <w:bookmarkEnd w:id="1144"/>
    </w:p>
    <w:p w14:paraId="68DD66C0" w14:textId="77777777" w:rsidR="00BB5B3B" w:rsidRPr="00BB5B3B" w:rsidRDefault="00BB5B3B" w:rsidP="00BB5B3B">
      <w:pPr>
        <w:pStyle w:val="EndNoteBibliography"/>
        <w:ind w:left="720" w:hanging="720"/>
      </w:pPr>
      <w:bookmarkStart w:id="1145" w:name="_ENREF_29"/>
      <w:r w:rsidRPr="00BB5B3B">
        <w:t>29.</w:t>
      </w:r>
      <w:r w:rsidRPr="00BB5B3B">
        <w:tab/>
        <w:t xml:space="preserve">Yao, Z., et al. </w:t>
      </w:r>
      <w:r w:rsidRPr="00BB5B3B">
        <w:rPr>
          <w:i/>
        </w:rPr>
        <w:t>Representing urban functions through zone embedding with human mobility patterns</w:t>
      </w:r>
      <w:r w:rsidRPr="00BB5B3B">
        <w:t xml:space="preserve">. in </w:t>
      </w:r>
      <w:r w:rsidRPr="00BB5B3B">
        <w:rPr>
          <w:i/>
        </w:rPr>
        <w:t>Proceedings of the Twenty-Seventh International Joint Conference on Artificial Intelligence (IJCAI-18)</w:t>
      </w:r>
      <w:r w:rsidRPr="00BB5B3B">
        <w:t>. 2018.</w:t>
      </w:r>
      <w:bookmarkEnd w:id="1145"/>
    </w:p>
    <w:p w14:paraId="07E83639" w14:textId="77777777" w:rsidR="00BB5B3B" w:rsidRPr="00BB5B3B" w:rsidRDefault="00BB5B3B" w:rsidP="00BB5B3B">
      <w:pPr>
        <w:pStyle w:val="EndNoteBibliography"/>
        <w:ind w:left="720" w:hanging="720"/>
      </w:pPr>
      <w:bookmarkStart w:id="1146" w:name="_ENREF_30"/>
      <w:r w:rsidRPr="00BB5B3B">
        <w:t>30.</w:t>
      </w:r>
      <w:r w:rsidRPr="00BB5B3B">
        <w:tab/>
        <w:t xml:space="preserve">Feng, J., et al. </w:t>
      </w:r>
      <w:r w:rsidRPr="00BB5B3B">
        <w:rPr>
          <w:i/>
        </w:rPr>
        <w:t>Learning to simulate human mobility</w:t>
      </w:r>
      <w:r w:rsidRPr="00BB5B3B">
        <w:t xml:space="preserve">. in </w:t>
      </w:r>
      <w:r w:rsidRPr="00BB5B3B">
        <w:rPr>
          <w:i/>
        </w:rPr>
        <w:t>Proceedings of the 26th ACM SIGKDD international conference on knowledge discovery &amp; data mining</w:t>
      </w:r>
      <w:r w:rsidRPr="00BB5B3B">
        <w:t>. 2020.</w:t>
      </w:r>
      <w:bookmarkEnd w:id="1146"/>
    </w:p>
    <w:p w14:paraId="53F2898D" w14:textId="77777777" w:rsidR="00BB5B3B" w:rsidRPr="00BB5B3B" w:rsidRDefault="00BB5B3B" w:rsidP="00BB5B3B">
      <w:pPr>
        <w:pStyle w:val="EndNoteBibliography"/>
        <w:ind w:left="720" w:hanging="720"/>
      </w:pPr>
      <w:bookmarkStart w:id="1147" w:name="_ENREF_31"/>
      <w:r w:rsidRPr="00BB5B3B">
        <w:t>31.</w:t>
      </w:r>
      <w:r w:rsidRPr="00BB5B3B">
        <w:tab/>
        <w:t xml:space="preserve">Jałowiecki, B. and G.J. Gorzelak, </w:t>
      </w:r>
      <w:r w:rsidRPr="00BB5B3B">
        <w:rPr>
          <w:i/>
        </w:rPr>
        <w:t>Brain drain, brain gain, and mobility: Theories and prospective methods.</w:t>
      </w:r>
      <w:r w:rsidRPr="00BB5B3B">
        <w:t xml:space="preserve"> Higher Education in Europe, 2004. </w:t>
      </w:r>
      <w:r w:rsidRPr="00BB5B3B">
        <w:rPr>
          <w:b/>
        </w:rPr>
        <w:t>29</w:t>
      </w:r>
      <w:r w:rsidRPr="00BB5B3B">
        <w:t>(3): p. 299-308.</w:t>
      </w:r>
      <w:bookmarkEnd w:id="1147"/>
    </w:p>
    <w:p w14:paraId="305321F6" w14:textId="77777777" w:rsidR="00BB5B3B" w:rsidRPr="00BB5B3B" w:rsidRDefault="00BB5B3B" w:rsidP="00BB5B3B">
      <w:pPr>
        <w:pStyle w:val="EndNoteBibliography"/>
        <w:ind w:left="720" w:hanging="720"/>
      </w:pPr>
      <w:bookmarkStart w:id="1148" w:name="_ENREF_32"/>
      <w:r w:rsidRPr="00BB5B3B">
        <w:t>32.</w:t>
      </w:r>
      <w:r w:rsidRPr="00BB5B3B">
        <w:tab/>
        <w:t xml:space="preserve">Jonkers, K. and R. Tijssen, </w:t>
      </w:r>
      <w:r w:rsidRPr="00BB5B3B">
        <w:rPr>
          <w:i/>
        </w:rPr>
        <w:t>Chinese researchers returning home: Impacts of international mobility on research collaboration and scientific productivity.</w:t>
      </w:r>
      <w:r w:rsidRPr="00BB5B3B">
        <w:t xml:space="preserve"> Scientometrics, 2008. </w:t>
      </w:r>
      <w:r w:rsidRPr="00BB5B3B">
        <w:rPr>
          <w:b/>
        </w:rPr>
        <w:t>77</w:t>
      </w:r>
      <w:r w:rsidRPr="00BB5B3B">
        <w:t>: p. 309-333.</w:t>
      </w:r>
      <w:bookmarkEnd w:id="1148"/>
    </w:p>
    <w:p w14:paraId="365666E0" w14:textId="77777777" w:rsidR="00BB5B3B" w:rsidRPr="00BB5B3B" w:rsidRDefault="00BB5B3B" w:rsidP="00BB5B3B">
      <w:pPr>
        <w:pStyle w:val="EndNoteBibliography"/>
        <w:ind w:left="720" w:hanging="720"/>
      </w:pPr>
      <w:bookmarkStart w:id="1149" w:name="_ENREF_33"/>
      <w:r w:rsidRPr="00BB5B3B">
        <w:t>33.</w:t>
      </w:r>
      <w:r w:rsidRPr="00BB5B3B">
        <w:tab/>
        <w:t xml:space="preserve">Geuna, A., </w:t>
      </w:r>
      <w:r w:rsidRPr="00BB5B3B">
        <w:rPr>
          <w:i/>
        </w:rPr>
        <w:t>Global mobility of research scientists: The economics of who goes where and why</w:t>
      </w:r>
      <w:r w:rsidRPr="00BB5B3B">
        <w:t>. 2015: Academic Press.</w:t>
      </w:r>
      <w:bookmarkEnd w:id="1149"/>
    </w:p>
    <w:p w14:paraId="6934E477" w14:textId="77777777" w:rsidR="00BB5B3B" w:rsidRPr="00BB5B3B" w:rsidRDefault="00BB5B3B" w:rsidP="00BB5B3B">
      <w:pPr>
        <w:pStyle w:val="EndNoteBibliography"/>
        <w:ind w:left="720" w:hanging="720"/>
      </w:pPr>
      <w:bookmarkStart w:id="1150" w:name="_ENREF_34"/>
      <w:r w:rsidRPr="00BB5B3B">
        <w:t>34.</w:t>
      </w:r>
      <w:r w:rsidRPr="00BB5B3B">
        <w:tab/>
        <w:t xml:space="preserve">Murray, D., et al., </w:t>
      </w:r>
      <w:r w:rsidRPr="00BB5B3B">
        <w:rPr>
          <w:i/>
        </w:rPr>
        <w:t>Unsupervised embedding of trajectories captures the latent structure of mobility.</w:t>
      </w:r>
      <w:r w:rsidRPr="00BB5B3B">
        <w:t xml:space="preserve"> arXiv preprint arXiv:2012.02785, 2020.</w:t>
      </w:r>
      <w:bookmarkEnd w:id="1150"/>
    </w:p>
    <w:p w14:paraId="5F1270D3" w14:textId="77777777" w:rsidR="00BB5B3B" w:rsidRPr="00BB5B3B" w:rsidRDefault="00BB5B3B" w:rsidP="00BB5B3B">
      <w:pPr>
        <w:pStyle w:val="EndNoteBibliography"/>
        <w:ind w:left="720" w:hanging="720"/>
      </w:pPr>
      <w:bookmarkStart w:id="1151" w:name="_ENREF_35"/>
      <w:r w:rsidRPr="00BB5B3B">
        <w:t>35.</w:t>
      </w:r>
      <w:r w:rsidRPr="00BB5B3B">
        <w:tab/>
        <w:t xml:space="preserve">Zweig, D., C.S. Fung, and D. Han, </w:t>
      </w:r>
      <w:r w:rsidRPr="00BB5B3B">
        <w:rPr>
          <w:i/>
        </w:rPr>
        <w:t>Redefining the brain drain: China's ‘diaspora option’.</w:t>
      </w:r>
      <w:r w:rsidRPr="00BB5B3B">
        <w:t xml:space="preserve"> Science, Technology and Society, 2008. </w:t>
      </w:r>
      <w:r w:rsidRPr="00BB5B3B">
        <w:rPr>
          <w:b/>
        </w:rPr>
        <w:t>13</w:t>
      </w:r>
      <w:r w:rsidRPr="00BB5B3B">
        <w:t>(1): p. 1-33.</w:t>
      </w:r>
      <w:bookmarkEnd w:id="1151"/>
    </w:p>
    <w:p w14:paraId="39AAECD6" w14:textId="77777777" w:rsidR="00BB5B3B" w:rsidRPr="00BB5B3B" w:rsidRDefault="00BB5B3B" w:rsidP="00BB5B3B">
      <w:pPr>
        <w:pStyle w:val="EndNoteBibliography"/>
        <w:ind w:left="720" w:hanging="720"/>
      </w:pPr>
      <w:bookmarkStart w:id="1152" w:name="_ENREF_36"/>
      <w:r w:rsidRPr="00BB5B3B">
        <w:t>36.</w:t>
      </w:r>
      <w:r w:rsidRPr="00BB5B3B">
        <w:tab/>
        <w:t xml:space="preserve">Séguin, B., et al., </w:t>
      </w:r>
      <w:r w:rsidRPr="00BB5B3B">
        <w:rPr>
          <w:i/>
        </w:rPr>
        <w:t>Scientific diasporas as an option for brain drain: re-circulating knowledge for development.</w:t>
      </w:r>
      <w:r w:rsidRPr="00BB5B3B">
        <w:t xml:space="preserve"> International Journal of Biotechnology, 2006. </w:t>
      </w:r>
      <w:r w:rsidRPr="00BB5B3B">
        <w:rPr>
          <w:b/>
        </w:rPr>
        <w:t>8</w:t>
      </w:r>
      <w:r w:rsidRPr="00BB5B3B">
        <w:t>(1-2): p. 78-90.</w:t>
      </w:r>
      <w:bookmarkEnd w:id="1152"/>
    </w:p>
    <w:p w14:paraId="2E19AF95" w14:textId="77777777" w:rsidR="00BB5B3B" w:rsidRPr="00BB5B3B" w:rsidRDefault="00BB5B3B" w:rsidP="00BB5B3B">
      <w:pPr>
        <w:pStyle w:val="EndNoteBibliography"/>
        <w:ind w:left="720" w:hanging="720"/>
      </w:pPr>
      <w:bookmarkStart w:id="1153" w:name="_ENREF_37"/>
      <w:r w:rsidRPr="00BB5B3B">
        <w:t>37.</w:t>
      </w:r>
      <w:r w:rsidRPr="00BB5B3B">
        <w:tab/>
        <w:t xml:space="preserve">Bauder, H., </w:t>
      </w:r>
      <w:r w:rsidRPr="00BB5B3B">
        <w:rPr>
          <w:i/>
        </w:rPr>
        <w:t>The international mobility of academics: A labour market perspective.</w:t>
      </w:r>
      <w:r w:rsidRPr="00BB5B3B">
        <w:t xml:space="preserve"> International Migration, 2015. </w:t>
      </w:r>
      <w:r w:rsidRPr="00BB5B3B">
        <w:rPr>
          <w:b/>
        </w:rPr>
        <w:t>53</w:t>
      </w:r>
      <w:r w:rsidRPr="00BB5B3B">
        <w:t>(1): p. 83-96.</w:t>
      </w:r>
      <w:bookmarkEnd w:id="1153"/>
    </w:p>
    <w:p w14:paraId="3EEDD886" w14:textId="77777777" w:rsidR="00BB5B3B" w:rsidRPr="00BB5B3B" w:rsidRDefault="00BB5B3B" w:rsidP="00BB5B3B">
      <w:pPr>
        <w:pStyle w:val="EndNoteBibliography"/>
        <w:ind w:left="720" w:hanging="720"/>
      </w:pPr>
      <w:bookmarkStart w:id="1154" w:name="_ENREF_38"/>
      <w:r w:rsidRPr="00BB5B3B">
        <w:t>38.</w:t>
      </w:r>
      <w:r w:rsidRPr="00BB5B3B">
        <w:tab/>
        <w:t xml:space="preserve">Priem, J., H. Piwowar, and R. Orr, </w:t>
      </w:r>
      <w:r w:rsidRPr="00BB5B3B">
        <w:rPr>
          <w:i/>
        </w:rPr>
        <w:t>OpenAlex: A fully-open index of scholarly works, authors, venues, institutions, and concepts.</w:t>
      </w:r>
      <w:r w:rsidRPr="00BB5B3B">
        <w:t xml:space="preserve"> arXiv preprint arXiv:2205.01833, 2022.</w:t>
      </w:r>
      <w:bookmarkEnd w:id="1154"/>
    </w:p>
    <w:p w14:paraId="7F96D108" w14:textId="77777777" w:rsidR="00BB5B3B" w:rsidRPr="00BB5B3B" w:rsidRDefault="00BB5B3B" w:rsidP="00BB5B3B">
      <w:pPr>
        <w:pStyle w:val="EndNoteBibliography"/>
        <w:ind w:left="720" w:hanging="720"/>
      </w:pPr>
      <w:bookmarkStart w:id="1155" w:name="_ENREF_39"/>
      <w:r w:rsidRPr="00BB5B3B">
        <w:t>39.</w:t>
      </w:r>
      <w:r w:rsidRPr="00BB5B3B">
        <w:tab/>
        <w:t xml:space="preserve">Wang, K., et al., </w:t>
      </w:r>
      <w:r w:rsidRPr="00BB5B3B">
        <w:rPr>
          <w:i/>
        </w:rPr>
        <w:t>A review of microsoft academic services for science of science studies.</w:t>
      </w:r>
      <w:r w:rsidRPr="00BB5B3B">
        <w:t xml:space="preserve"> Frontiers in Big Data, 2019. </w:t>
      </w:r>
      <w:r w:rsidRPr="00BB5B3B">
        <w:rPr>
          <w:b/>
        </w:rPr>
        <w:t>2</w:t>
      </w:r>
      <w:r w:rsidRPr="00BB5B3B">
        <w:t>: p. 45.</w:t>
      </w:r>
      <w:bookmarkEnd w:id="1155"/>
    </w:p>
    <w:p w14:paraId="49E14706" w14:textId="77777777" w:rsidR="00BB5B3B" w:rsidRPr="00BB5B3B" w:rsidRDefault="00BB5B3B" w:rsidP="00BB5B3B">
      <w:pPr>
        <w:pStyle w:val="EndNoteBibliography"/>
        <w:ind w:left="720" w:hanging="720"/>
      </w:pPr>
      <w:bookmarkStart w:id="1156" w:name="_ENREF_40"/>
      <w:r w:rsidRPr="00BB5B3B">
        <w:t>40.</w:t>
      </w:r>
      <w:r w:rsidRPr="00BB5B3B">
        <w:tab/>
        <w:t xml:space="preserve">Serrano, M.Á. and M. Boguñá. </w:t>
      </w:r>
      <w:r w:rsidRPr="00BB5B3B">
        <w:rPr>
          <w:i/>
        </w:rPr>
        <w:t>Weighted configuration model</w:t>
      </w:r>
      <w:r w:rsidRPr="00BB5B3B">
        <w:t xml:space="preserve">. in </w:t>
      </w:r>
      <w:r w:rsidRPr="00BB5B3B">
        <w:rPr>
          <w:i/>
        </w:rPr>
        <w:t>AIP conference proceedings</w:t>
      </w:r>
      <w:r w:rsidRPr="00BB5B3B">
        <w:t>. 2005. American Institute of Physics.</w:t>
      </w:r>
      <w:bookmarkEnd w:id="1156"/>
    </w:p>
    <w:p w14:paraId="40486A5B" w14:textId="77777777" w:rsidR="00BB5B3B" w:rsidRPr="00BB5B3B" w:rsidRDefault="00BB5B3B" w:rsidP="00BB5B3B">
      <w:pPr>
        <w:pStyle w:val="EndNoteBibliography"/>
        <w:ind w:left="720" w:hanging="720"/>
      </w:pPr>
      <w:bookmarkStart w:id="1157" w:name="_ENREF_41"/>
      <w:r w:rsidRPr="00BB5B3B">
        <w:rPr>
          <w:rFonts w:hint="eastAsia"/>
        </w:rPr>
        <w:t>41.</w:t>
      </w:r>
      <w:r w:rsidRPr="00BB5B3B">
        <w:rPr>
          <w:rFonts w:hint="eastAsia"/>
        </w:rPr>
        <w:tab/>
        <w:t xml:space="preserve">Molloy, M. and B. Reed, </w:t>
      </w:r>
      <w:r w:rsidRPr="00BB5B3B">
        <w:rPr>
          <w:rFonts w:hint="eastAsia"/>
          <w:i/>
        </w:rPr>
        <w:t>A critical point for random graphs with a given degree sequence.</w:t>
      </w:r>
      <w:r w:rsidRPr="00BB5B3B">
        <w:rPr>
          <w:rFonts w:hint="eastAsia"/>
        </w:rPr>
        <w:t xml:space="preserve"> Random structures &amp; algorithms, 1995. </w:t>
      </w:r>
      <w:r w:rsidRPr="00BB5B3B">
        <w:rPr>
          <w:rFonts w:hint="eastAsia"/>
          <w:b/>
        </w:rPr>
        <w:t>6</w:t>
      </w:r>
      <w:r w:rsidRPr="00BB5B3B">
        <w:rPr>
          <w:rFonts w:hint="eastAsia"/>
        </w:rPr>
        <w:t>(2</w:t>
      </w:r>
      <w:r w:rsidRPr="00BB5B3B">
        <w:rPr>
          <w:rFonts w:hint="eastAsia"/>
        </w:rPr>
        <w:t>‐</w:t>
      </w:r>
      <w:r w:rsidRPr="00BB5B3B">
        <w:rPr>
          <w:rFonts w:hint="eastAsia"/>
        </w:rPr>
        <w:t>3): p. 161-18</w:t>
      </w:r>
      <w:r w:rsidRPr="00BB5B3B">
        <w:t>0.</w:t>
      </w:r>
      <w:bookmarkEnd w:id="1157"/>
    </w:p>
    <w:p w14:paraId="679B6BFE" w14:textId="77777777" w:rsidR="00BB5B3B" w:rsidRPr="00BB5B3B" w:rsidRDefault="00BB5B3B" w:rsidP="00BB5B3B">
      <w:pPr>
        <w:pStyle w:val="EndNoteBibliography"/>
        <w:ind w:left="720" w:hanging="720"/>
      </w:pPr>
      <w:bookmarkStart w:id="1158" w:name="_ENREF_42"/>
      <w:r w:rsidRPr="00BB5B3B">
        <w:lastRenderedPageBreak/>
        <w:t>42.</w:t>
      </w:r>
      <w:r w:rsidRPr="00BB5B3B">
        <w:tab/>
        <w:t xml:space="preserve">Cassi, L., A. Morrison, and R. Rabellotti, </w:t>
      </w:r>
      <w:r w:rsidRPr="00BB5B3B">
        <w:rPr>
          <w:i/>
        </w:rPr>
        <w:t>Proximity and scientific collaboration: Evidence from the global wine industry.</w:t>
      </w:r>
      <w:r w:rsidRPr="00BB5B3B">
        <w:t xml:space="preserve"> Tijdschrift voor economische en sociale geografie, 2015. </w:t>
      </w:r>
      <w:r w:rsidRPr="00BB5B3B">
        <w:rPr>
          <w:b/>
        </w:rPr>
        <w:t>106</w:t>
      </w:r>
      <w:r w:rsidRPr="00BB5B3B">
        <w:t>(2): p. 205-219.</w:t>
      </w:r>
      <w:bookmarkEnd w:id="1158"/>
    </w:p>
    <w:p w14:paraId="6B8BFAB2" w14:textId="77777777" w:rsidR="00BB5B3B" w:rsidRPr="00BB5B3B" w:rsidRDefault="00BB5B3B" w:rsidP="00BB5B3B">
      <w:pPr>
        <w:pStyle w:val="EndNoteBibliography"/>
        <w:ind w:left="720" w:hanging="720"/>
      </w:pPr>
      <w:bookmarkStart w:id="1159" w:name="_ENREF_43"/>
      <w:r w:rsidRPr="00BB5B3B">
        <w:t>43.</w:t>
      </w:r>
      <w:r w:rsidRPr="00BB5B3B">
        <w:tab/>
        <w:t xml:space="preserve">Katz, J., </w:t>
      </w:r>
      <w:r w:rsidRPr="00BB5B3B">
        <w:rPr>
          <w:i/>
        </w:rPr>
        <w:t>Geographical proximity and scientific collaboration.</w:t>
      </w:r>
      <w:r w:rsidRPr="00BB5B3B">
        <w:t xml:space="preserve"> Scientometrics, 1994. </w:t>
      </w:r>
      <w:r w:rsidRPr="00BB5B3B">
        <w:rPr>
          <w:b/>
        </w:rPr>
        <w:t>31</w:t>
      </w:r>
      <w:r w:rsidRPr="00BB5B3B">
        <w:t>(1): p. 31-43.</w:t>
      </w:r>
      <w:bookmarkEnd w:id="1159"/>
    </w:p>
    <w:p w14:paraId="260F90A5" w14:textId="77777777" w:rsidR="00BB5B3B" w:rsidRPr="00BB5B3B" w:rsidRDefault="00BB5B3B" w:rsidP="00BB5B3B">
      <w:pPr>
        <w:pStyle w:val="EndNoteBibliography"/>
        <w:ind w:left="720" w:hanging="720"/>
      </w:pPr>
      <w:bookmarkStart w:id="1160" w:name="_ENREF_44"/>
      <w:r w:rsidRPr="00BB5B3B">
        <w:t>44.</w:t>
      </w:r>
      <w:r w:rsidRPr="00BB5B3B">
        <w:tab/>
        <w:t xml:space="preserve">Alessandretti, L., et al., </w:t>
      </w:r>
      <w:r w:rsidRPr="00BB5B3B">
        <w:rPr>
          <w:i/>
        </w:rPr>
        <w:t>Multi-scale spatio-temporal analysis of human mobility.</w:t>
      </w:r>
      <w:r w:rsidRPr="00BB5B3B">
        <w:t xml:space="preserve"> PloS one, 2017. </w:t>
      </w:r>
      <w:r w:rsidRPr="00BB5B3B">
        <w:rPr>
          <w:b/>
        </w:rPr>
        <w:t>12</w:t>
      </w:r>
      <w:r w:rsidRPr="00BB5B3B">
        <w:t>(2): p. e0171686.</w:t>
      </w:r>
      <w:bookmarkEnd w:id="1160"/>
    </w:p>
    <w:p w14:paraId="5E3910D1" w14:textId="741D6098" w:rsidR="00C42924" w:rsidRDefault="00C42924" w:rsidP="00C42924">
      <w:r>
        <w:fldChar w:fldCharType="end"/>
      </w:r>
    </w:p>
    <w:p w14:paraId="20E85F2C" w14:textId="16903722" w:rsidR="006774FE" w:rsidRPr="00C42924" w:rsidRDefault="006774FE" w:rsidP="00C42924"/>
    <w:sectPr w:rsidR="006774FE" w:rsidRPr="00C42924">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8" w:author="Yifang Ma" w:date="2024-12-30T17:26:00Z" w:initials="YM">
    <w:p w14:paraId="0D0E6BDE" w14:textId="77777777" w:rsidR="00761702" w:rsidRDefault="00761702" w:rsidP="00761702">
      <w:pPr>
        <w:pStyle w:val="aa"/>
      </w:pPr>
      <w:r>
        <w:rPr>
          <w:rStyle w:val="a9"/>
        </w:rPr>
        <w:annotationRef/>
      </w:r>
      <w:r>
        <w:t xml:space="preserve">Attractiveness, level distance </w:t>
      </w:r>
      <w:r>
        <w:rPr>
          <w:rFonts w:hint="eastAsia"/>
        </w:rPr>
        <w:t>意义</w:t>
      </w:r>
    </w:p>
  </w:comment>
  <w:comment w:id="46" w:author="Yifang Ma" w:date="2024-12-30T12:20:00Z" w:initials="YM">
    <w:p w14:paraId="548F03EB" w14:textId="0564CB49" w:rsidR="00C6270E" w:rsidRDefault="00C6270E" w:rsidP="00C6270E">
      <w:pPr>
        <w:pStyle w:val="aa"/>
      </w:pPr>
      <w:r>
        <w:rPr>
          <w:rStyle w:val="a9"/>
        </w:rPr>
        <w:annotationRef/>
      </w:r>
      <w:r>
        <w:t xml:space="preserve">Notably, a sustained movement of scientists from more developed regions, including North America and Europe, to Asia highlights the increasing attractiveness of Asian regions. </w:t>
      </w:r>
    </w:p>
  </w:comment>
  <w:comment w:id="129" w:author="煜锐 黄" w:date="2024-12-30T21:46:00Z" w:initials="煜黄">
    <w:p w14:paraId="0A18DA0E" w14:textId="77777777" w:rsidR="00424662" w:rsidRDefault="004144EB" w:rsidP="00424662">
      <w:pPr>
        <w:pStyle w:val="aa"/>
      </w:pPr>
      <w:r>
        <w:rPr>
          <w:rStyle w:val="a9"/>
        </w:rPr>
        <w:annotationRef/>
      </w:r>
      <w:r w:rsidR="00424662">
        <w:t>R1 Q1-2</w:t>
      </w:r>
    </w:p>
  </w:comment>
  <w:comment w:id="160" w:author="煜锐 黄" w:date="2024-12-30T22:11:00Z" w:initials="煜黄">
    <w:p w14:paraId="5FD04E50" w14:textId="29300E65" w:rsidR="00424662" w:rsidRDefault="00BB5B3B" w:rsidP="00424662">
      <w:pPr>
        <w:pStyle w:val="aa"/>
      </w:pPr>
      <w:r>
        <w:rPr>
          <w:rStyle w:val="a9"/>
        </w:rPr>
        <w:annotationRef/>
      </w:r>
      <w:r w:rsidR="00424662">
        <w:t>R1 Q1-2</w:t>
      </w:r>
    </w:p>
  </w:comment>
  <w:comment w:id="320" w:author="煜锐 黄" w:date="2024-12-30T22:14:00Z" w:initials="煜黄">
    <w:p w14:paraId="18FF8DA2" w14:textId="592BADD9" w:rsidR="00424662" w:rsidRDefault="00BB5B3B" w:rsidP="00424662">
      <w:pPr>
        <w:pStyle w:val="aa"/>
      </w:pPr>
      <w:r>
        <w:rPr>
          <w:rStyle w:val="a9"/>
        </w:rPr>
        <w:annotationRef/>
      </w:r>
      <w:r w:rsidR="00424662">
        <w:t>R1 Q1-3</w:t>
      </w:r>
    </w:p>
  </w:comment>
  <w:comment w:id="396" w:author="Yifang Ma" w:date="2024-12-30T14:43:00Z" w:initials="YM">
    <w:p w14:paraId="3387E315" w14:textId="16C3141E" w:rsidR="00390E33" w:rsidRDefault="00390E33" w:rsidP="00390E33">
      <w:pPr>
        <w:pStyle w:val="aa"/>
      </w:pPr>
      <w:r>
        <w:rPr>
          <w:rStyle w:val="a9"/>
        </w:rPr>
        <w:annotationRef/>
      </w:r>
      <w:r>
        <w:t>Y labels</w:t>
      </w:r>
    </w:p>
  </w:comment>
  <w:comment w:id="397" w:author="Yifang Ma" w:date="2024-12-30T17:16:00Z" w:initials="YM">
    <w:p w14:paraId="2E289EC4" w14:textId="77777777" w:rsidR="00C55451" w:rsidRDefault="00C55451" w:rsidP="00C55451">
      <w:pPr>
        <w:pStyle w:val="aa"/>
      </w:pPr>
      <w:r>
        <w:rPr>
          <w:rStyle w:val="a9"/>
        </w:rPr>
        <w:annotationRef/>
      </w:r>
      <w:r>
        <w:t>A-C labels</w:t>
      </w:r>
    </w:p>
  </w:comment>
  <w:comment w:id="423" w:author="Yifang Ma" w:date="2024-12-30T17:37:00Z" w:initials="YM">
    <w:p w14:paraId="00FC7900" w14:textId="77777777" w:rsidR="00B7640C" w:rsidRDefault="00B7640C" w:rsidP="00B7640C">
      <w:pPr>
        <w:pStyle w:val="aa"/>
      </w:pPr>
      <w:r>
        <w:rPr>
          <w:rStyle w:val="a9"/>
        </w:rPr>
        <w:annotationRef/>
      </w:r>
      <w:r>
        <w:rPr>
          <w:rFonts w:hint="eastAsia"/>
        </w:rPr>
        <w:t>删去，图中对应</w:t>
      </w:r>
      <w:r>
        <w:rPr>
          <w:rFonts w:hint="eastAsia"/>
        </w:rPr>
        <w:t>bars</w:t>
      </w:r>
    </w:p>
  </w:comment>
  <w:comment w:id="424" w:author="煜锐 黄" w:date="2024-12-31T16:51:00Z" w:initials="煜黄">
    <w:p w14:paraId="0F963469" w14:textId="77777777" w:rsidR="00F848A5" w:rsidRDefault="00F848A5" w:rsidP="00F848A5">
      <w:pPr>
        <w:pStyle w:val="aa"/>
      </w:pPr>
      <w:r>
        <w:rPr>
          <w:rStyle w:val="a9"/>
        </w:rPr>
        <w:annotationRef/>
      </w:r>
      <w:r>
        <w:rPr>
          <w:rFonts w:hint="eastAsia"/>
        </w:rPr>
        <w:t>已完成，并按照</w:t>
      </w:r>
      <w:r>
        <w:rPr>
          <w:rFonts w:hint="eastAsia"/>
        </w:rPr>
        <w:t>Review</w:t>
      </w:r>
      <w:r>
        <w:t xml:space="preserve">1 </w:t>
      </w:r>
      <w:r>
        <w:rPr>
          <w:rFonts w:hint="eastAsia"/>
        </w:rPr>
        <w:t>Q1-4</w:t>
      </w:r>
      <w:r>
        <w:rPr>
          <w:rFonts w:hint="eastAsia"/>
        </w:rPr>
        <w:t>对第二个子图进行修改，提高了可读性</w:t>
      </w:r>
    </w:p>
  </w:comment>
  <w:comment w:id="438" w:author="Yifang Ma" w:date="2024-12-30T17:35:00Z" w:initials="YM">
    <w:p w14:paraId="3D15081C" w14:textId="0987D2ED" w:rsidR="00B7640C" w:rsidRDefault="00B7640C" w:rsidP="00B7640C">
      <w:pPr>
        <w:pStyle w:val="aa"/>
      </w:pPr>
      <w:r>
        <w:rPr>
          <w:rStyle w:val="a9"/>
        </w:rPr>
        <w:annotationRef/>
      </w:r>
      <w:r>
        <w:rPr>
          <w:rFonts w:hint="eastAsia"/>
        </w:rPr>
        <w:t>我们用的是全部的，图上只有</w:t>
      </w:r>
      <w:r>
        <w:t>200.</w:t>
      </w:r>
    </w:p>
  </w:comment>
  <w:comment w:id="439" w:author="煜锐 黄" w:date="2024-12-31T16:55:00Z" w:initials="煜黄">
    <w:p w14:paraId="7B1792D8" w14:textId="77777777" w:rsidR="00AC7BC5" w:rsidRDefault="00AC7BC5" w:rsidP="00AC7BC5">
      <w:pPr>
        <w:pStyle w:val="aa"/>
      </w:pPr>
      <w:r>
        <w:rPr>
          <w:rStyle w:val="a9"/>
        </w:rPr>
        <w:annotationRef/>
      </w:r>
      <w:r>
        <w:rPr>
          <w:rFonts w:hint="eastAsia"/>
        </w:rPr>
        <w:t>已在正文中修改</w:t>
      </w:r>
    </w:p>
  </w:comment>
  <w:comment w:id="494" w:author="Yifang Ma" w:date="2024-12-30T16:25:00Z" w:initials="YM">
    <w:p w14:paraId="65A52739" w14:textId="1FC7C981" w:rsidR="00B7640C" w:rsidRDefault="00384C81" w:rsidP="00B7640C">
      <w:pPr>
        <w:pStyle w:val="aa"/>
      </w:pPr>
      <w:r>
        <w:rPr>
          <w:rStyle w:val="a9"/>
        </w:rPr>
        <w:annotationRef/>
      </w:r>
      <w:r w:rsidR="00B7640C">
        <w:rPr>
          <w:rFonts w:hint="eastAsia"/>
        </w:rPr>
        <w:t>对图直接进行描述</w:t>
      </w:r>
    </w:p>
    <w:p w14:paraId="0BDE8FD9" w14:textId="77777777" w:rsidR="00B7640C" w:rsidRDefault="00B7640C" w:rsidP="00B7640C">
      <w:pPr>
        <w:pStyle w:val="aa"/>
      </w:pPr>
    </w:p>
    <w:p w14:paraId="049CEA35" w14:textId="77777777" w:rsidR="00B7640C" w:rsidRDefault="00B7640C" w:rsidP="00B7640C">
      <w:pPr>
        <w:pStyle w:val="aa"/>
      </w:pPr>
      <w:r>
        <w:rPr>
          <w:rFonts w:hint="eastAsia"/>
        </w:rPr>
        <w:t>不用强行去跟实际对应。直接描述规律就可以</w:t>
      </w:r>
    </w:p>
  </w:comment>
  <w:comment w:id="495" w:author="煜锐 黄" w:date="2025-01-06T14:41:00Z" w:initials="煜黄">
    <w:p w14:paraId="76524EB5" w14:textId="77777777" w:rsidR="00CF7644" w:rsidRDefault="00CF7644" w:rsidP="00CF7644">
      <w:pPr>
        <w:pStyle w:val="aa"/>
      </w:pPr>
      <w:r>
        <w:rPr>
          <w:rStyle w:val="a9"/>
        </w:rPr>
        <w:annotationRef/>
      </w:r>
      <w:r>
        <w:rPr>
          <w:rFonts w:hint="eastAsia"/>
        </w:rPr>
        <w:t>已修改，调整了内容的侧重点</w:t>
      </w:r>
    </w:p>
  </w:comment>
  <w:comment w:id="541" w:author="Yifang Ma" w:date="2024-12-30T16:39:00Z" w:initials="YM">
    <w:p w14:paraId="0B6B847E" w14:textId="6AE7D9D6" w:rsidR="00D30B22" w:rsidRDefault="00D30B22" w:rsidP="00D30B22">
      <w:pPr>
        <w:pStyle w:val="aa"/>
      </w:pPr>
      <w:r>
        <w:rPr>
          <w:rStyle w:val="a9"/>
        </w:rPr>
        <w:annotationRef/>
      </w:r>
      <w:r>
        <w:rPr>
          <w:rFonts w:hint="eastAsia"/>
        </w:rPr>
        <w:t>位置</w:t>
      </w:r>
    </w:p>
  </w:comment>
  <w:comment w:id="539" w:author="Yifang Ma" w:date="2024-12-30T16:39:00Z" w:initials="YM">
    <w:p w14:paraId="779254A1" w14:textId="3100B280" w:rsidR="00D30B22" w:rsidRDefault="00D30B22" w:rsidP="00D30B22">
      <w:pPr>
        <w:pStyle w:val="aa"/>
      </w:pPr>
      <w:r>
        <w:rPr>
          <w:rStyle w:val="a9"/>
        </w:rPr>
        <w:annotationRef/>
      </w:r>
      <w:r>
        <w:rPr>
          <w:rFonts w:hint="eastAsia"/>
        </w:rPr>
        <w:t>位置</w:t>
      </w:r>
    </w:p>
  </w:comment>
  <w:comment w:id="861" w:author="Yifang Ma" w:date="2024-12-30T18:00:00Z" w:initials="YM">
    <w:p w14:paraId="1C3D1EE6" w14:textId="77777777" w:rsidR="00377A44" w:rsidRDefault="00377A44" w:rsidP="00377A44">
      <w:pPr>
        <w:pStyle w:val="aa"/>
      </w:pPr>
      <w:r>
        <w:rPr>
          <w:rStyle w:val="a9"/>
        </w:rPr>
        <w:annotationRef/>
      </w:r>
      <w:r>
        <w:rPr>
          <w:rFonts w:hint="eastAsia"/>
        </w:rPr>
        <w:t>直接描述图的结果，外加几句整体解释、意义</w:t>
      </w:r>
    </w:p>
  </w:comment>
  <w:comment w:id="880" w:author="Yifang Ma" w:date="2024-12-30T18:03:00Z" w:initials="YM">
    <w:p w14:paraId="7B7EB985" w14:textId="77777777" w:rsidR="00377A44" w:rsidRDefault="00377A44" w:rsidP="00377A44">
      <w:pPr>
        <w:pStyle w:val="aa"/>
      </w:pPr>
      <w:r>
        <w:rPr>
          <w:rStyle w:val="a9"/>
        </w:rPr>
        <w:annotationRef/>
      </w:r>
      <w:r>
        <w:rPr>
          <w:rFonts w:hint="eastAsia"/>
        </w:rPr>
        <w:t>总体描述</w:t>
      </w:r>
      <w:r>
        <w:t>+</w:t>
      </w:r>
      <w:r>
        <w:rPr>
          <w:rFonts w:hint="eastAsia"/>
        </w:rPr>
        <w:t>结合实际</w:t>
      </w:r>
    </w:p>
    <w:p w14:paraId="47A01AFA" w14:textId="77777777" w:rsidR="00377A44" w:rsidRDefault="00377A44" w:rsidP="00377A44">
      <w:pPr>
        <w:pStyle w:val="aa"/>
      </w:pPr>
    </w:p>
    <w:p w14:paraId="41BDCDF6" w14:textId="77777777" w:rsidR="00377A44" w:rsidRDefault="00377A44" w:rsidP="00377A44">
      <w:pPr>
        <w:pStyle w:val="aa"/>
      </w:pPr>
      <w:r>
        <w:rPr>
          <w:rFonts w:hint="eastAsia"/>
        </w:rPr>
        <w:t>分典型国家</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D0E6BDE" w15:done="0"/>
  <w15:commentEx w15:paraId="548F03EB" w15:done="0"/>
  <w15:commentEx w15:paraId="0A18DA0E" w15:done="0"/>
  <w15:commentEx w15:paraId="5FD04E50" w15:done="0"/>
  <w15:commentEx w15:paraId="18FF8DA2" w15:done="0"/>
  <w15:commentEx w15:paraId="3387E315" w15:done="0"/>
  <w15:commentEx w15:paraId="2E289EC4" w15:paraIdParent="3387E315" w15:done="0"/>
  <w15:commentEx w15:paraId="00FC7900" w15:done="0"/>
  <w15:commentEx w15:paraId="0F963469" w15:paraIdParent="00FC7900" w15:done="0"/>
  <w15:commentEx w15:paraId="3D15081C" w15:done="0"/>
  <w15:commentEx w15:paraId="7B1792D8" w15:paraIdParent="3D15081C" w15:done="0"/>
  <w15:commentEx w15:paraId="049CEA35" w15:done="0"/>
  <w15:commentEx w15:paraId="76524EB5" w15:paraIdParent="049CEA35" w15:done="0"/>
  <w15:commentEx w15:paraId="0B6B847E" w15:done="0"/>
  <w15:commentEx w15:paraId="779254A1" w15:done="0"/>
  <w15:commentEx w15:paraId="1C3D1EE6" w15:done="0"/>
  <w15:commentEx w15:paraId="41BDCD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5D39049" w16cex:dateUtc="2024-12-30T09:26:00Z"/>
  <w16cex:commentExtensible w16cex:durableId="0A859B5C" w16cex:dateUtc="2024-12-30T04:20:00Z"/>
  <w16cex:commentExtensible w16cex:durableId="78B93645" w16cex:dateUtc="2024-12-30T13:46:00Z"/>
  <w16cex:commentExtensible w16cex:durableId="3A1B8524" w16cex:dateUtc="2024-12-30T14:11:00Z"/>
  <w16cex:commentExtensible w16cex:durableId="1212017B" w16cex:dateUtc="2024-12-30T14:14:00Z"/>
  <w16cex:commentExtensible w16cex:durableId="0FB6E1B8" w16cex:dateUtc="2024-12-30T06:43:00Z"/>
  <w16cex:commentExtensible w16cex:durableId="31F5A4F8" w16cex:dateUtc="2024-12-30T09:16:00Z"/>
  <w16cex:commentExtensible w16cex:durableId="64687BB9" w16cex:dateUtc="2024-12-30T09:37:00Z"/>
  <w16cex:commentExtensible w16cex:durableId="64711E83" w16cex:dateUtc="2024-12-31T08:51:00Z"/>
  <w16cex:commentExtensible w16cex:durableId="417854AF" w16cex:dateUtc="2024-12-30T09:35:00Z"/>
  <w16cex:commentExtensible w16cex:durableId="0620D580" w16cex:dateUtc="2024-12-31T08:55:00Z"/>
  <w16cex:commentExtensible w16cex:durableId="66B3513D" w16cex:dateUtc="2024-12-30T08:25:00Z"/>
  <w16cex:commentExtensible w16cex:durableId="30993924" w16cex:dateUtc="2025-01-06T06:41:00Z"/>
  <w16cex:commentExtensible w16cex:durableId="6B933C27" w16cex:dateUtc="2024-12-30T08:39:00Z"/>
  <w16cex:commentExtensible w16cex:durableId="69CC445C" w16cex:dateUtc="2024-12-30T08:39:00Z"/>
  <w16cex:commentExtensible w16cex:durableId="78FFA9CA" w16cex:dateUtc="2024-12-30T10:00:00Z"/>
  <w16cex:commentExtensible w16cex:durableId="0406B935" w16cex:dateUtc="2024-12-30T10: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D0E6BDE" w16cid:durableId="55D39049"/>
  <w16cid:commentId w16cid:paraId="548F03EB" w16cid:durableId="0A859B5C"/>
  <w16cid:commentId w16cid:paraId="0A18DA0E" w16cid:durableId="78B93645"/>
  <w16cid:commentId w16cid:paraId="5FD04E50" w16cid:durableId="3A1B8524"/>
  <w16cid:commentId w16cid:paraId="18FF8DA2" w16cid:durableId="1212017B"/>
  <w16cid:commentId w16cid:paraId="3387E315" w16cid:durableId="0FB6E1B8"/>
  <w16cid:commentId w16cid:paraId="2E289EC4" w16cid:durableId="31F5A4F8"/>
  <w16cid:commentId w16cid:paraId="00FC7900" w16cid:durableId="64687BB9"/>
  <w16cid:commentId w16cid:paraId="0F963469" w16cid:durableId="64711E83"/>
  <w16cid:commentId w16cid:paraId="3D15081C" w16cid:durableId="417854AF"/>
  <w16cid:commentId w16cid:paraId="7B1792D8" w16cid:durableId="0620D580"/>
  <w16cid:commentId w16cid:paraId="049CEA35" w16cid:durableId="66B3513D"/>
  <w16cid:commentId w16cid:paraId="76524EB5" w16cid:durableId="30993924"/>
  <w16cid:commentId w16cid:paraId="0B6B847E" w16cid:durableId="6B933C27"/>
  <w16cid:commentId w16cid:paraId="779254A1" w16cid:durableId="69CC445C"/>
  <w16cid:commentId w16cid:paraId="1C3D1EE6" w16cid:durableId="78FFA9CA"/>
  <w16cid:commentId w16cid:paraId="41BDCDF6" w16cid:durableId="0406B93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DB9E50" w14:textId="77777777" w:rsidR="00E80E99" w:rsidRDefault="00E80E99" w:rsidP="003662C4">
      <w:r>
        <w:separator/>
      </w:r>
    </w:p>
  </w:endnote>
  <w:endnote w:type="continuationSeparator" w:id="0">
    <w:p w14:paraId="6E3727D1" w14:textId="77777777" w:rsidR="00E80E99" w:rsidRDefault="00E80E99" w:rsidP="003662C4">
      <w:r>
        <w:continuationSeparator/>
      </w:r>
    </w:p>
  </w:endnote>
  <w:endnote w:type="continuationNotice" w:id="1">
    <w:p w14:paraId="66DDBED7" w14:textId="77777777" w:rsidR="00E80E99" w:rsidRDefault="00E80E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67EA43" w14:textId="77777777" w:rsidR="00E80E99" w:rsidRDefault="00E80E99" w:rsidP="003662C4">
      <w:r>
        <w:separator/>
      </w:r>
    </w:p>
  </w:footnote>
  <w:footnote w:type="continuationSeparator" w:id="0">
    <w:p w14:paraId="039DE400" w14:textId="77777777" w:rsidR="00E80E99" w:rsidRDefault="00E80E99" w:rsidP="003662C4">
      <w:r>
        <w:continuationSeparator/>
      </w:r>
    </w:p>
  </w:footnote>
  <w:footnote w:type="continuationNotice" w:id="1">
    <w:p w14:paraId="53AE9B1B" w14:textId="77777777" w:rsidR="00E80E99" w:rsidRDefault="00E80E9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99411"/>
    <w:multiLevelType w:val="multilevel"/>
    <w:tmpl w:val="B9B27BB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2671010D"/>
    <w:multiLevelType w:val="hybridMultilevel"/>
    <w:tmpl w:val="F8CC59E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2" w15:restartNumberingAfterBreak="0">
    <w:nsid w:val="33AE5BEA"/>
    <w:multiLevelType w:val="multilevel"/>
    <w:tmpl w:val="B9B27BB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37F315E9"/>
    <w:multiLevelType w:val="multilevel"/>
    <w:tmpl w:val="8C924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565C7D"/>
    <w:multiLevelType w:val="multilevel"/>
    <w:tmpl w:val="078E1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ED72B0"/>
    <w:multiLevelType w:val="multilevel"/>
    <w:tmpl w:val="B9B27BB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6" w15:restartNumberingAfterBreak="0">
    <w:nsid w:val="74E3695F"/>
    <w:multiLevelType w:val="multilevel"/>
    <w:tmpl w:val="5B289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5D652BB"/>
    <w:multiLevelType w:val="multilevel"/>
    <w:tmpl w:val="46385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E44997"/>
    <w:multiLevelType w:val="multilevel"/>
    <w:tmpl w:val="CA2451B6"/>
    <w:lvl w:ilvl="0">
      <w:start w:val="1"/>
      <w:numFmt w:val="decimal"/>
      <w:lvlText w:val="%1."/>
      <w:lvlJc w:val="left"/>
      <w:pPr>
        <w:tabs>
          <w:tab w:val="num" w:pos="720"/>
        </w:tabs>
        <w:ind w:left="720" w:hanging="360"/>
      </w:pPr>
      <w:rPr>
        <w:b w:val="0"/>
        <w:bCs w:val="0"/>
        <w:color w:val="auto"/>
      </w:rPr>
    </w:lvl>
    <w:lvl w:ilvl="1">
      <w:start w:val="2"/>
      <w:numFmt w:val="bullet"/>
      <w:lvlText w:val="-"/>
      <w:lvlJc w:val="left"/>
      <w:pPr>
        <w:ind w:left="1440" w:hanging="360"/>
      </w:pPr>
      <w:rPr>
        <w:rFonts w:ascii="Calibri" w:eastAsia="Times New Roman" w:hAnsi="Calibri" w:cs="Times New Roman"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7D167DE0"/>
    <w:multiLevelType w:val="multilevel"/>
    <w:tmpl w:val="98A2F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67286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98200247">
    <w:abstractNumId w:val="3"/>
  </w:num>
  <w:num w:numId="3" w16cid:durableId="1218857413">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8343724">
    <w:abstractNumId w:val="1"/>
  </w:num>
  <w:num w:numId="5" w16cid:durableId="1683386466">
    <w:abstractNumId w:val="9"/>
  </w:num>
  <w:num w:numId="6" w16cid:durableId="1396246897">
    <w:abstractNumId w:val="6"/>
  </w:num>
  <w:num w:numId="7" w16cid:durableId="2051345992">
    <w:abstractNumId w:val="4"/>
  </w:num>
  <w:num w:numId="8" w16cid:durableId="1462918988">
    <w:abstractNumId w:val="2"/>
  </w:num>
  <w:num w:numId="9" w16cid:durableId="448741678">
    <w:abstractNumId w:val="5"/>
  </w:num>
  <w:num w:numId="10" w16cid:durableId="1529222010">
    <w:abstractNumId w:val="0"/>
  </w:num>
  <w:num w:numId="11" w16cid:durableId="39408446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Yifang Ma">
    <w15:presenceInfo w15:providerId="Windows Live" w15:userId="440de4768e8125b9"/>
  </w15:person>
  <w15:person w15:author="煜锐 黄">
    <w15:presenceInfo w15:providerId="Windows Live" w15:userId="3941839b8094d75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trackRevisions/>
  <w:defaultTabStop w:val="4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xMTa2NLSwMDA1tzBX0lEKTi0uzszPAykwNqoFAJEyM+E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5zfa2svsnsw5ryevwf45swzf05aawprxx9ve&quot;&gt;QQlibrary&lt;record-ids&gt;&lt;item&gt;1&lt;/item&gt;&lt;item&gt;5&lt;/item&gt;&lt;item&gt;6&lt;/item&gt;&lt;item&gt;7&lt;/item&gt;&lt;item&gt;13&lt;/item&gt;&lt;item&gt;14&lt;/item&gt;&lt;item&gt;16&lt;/item&gt;&lt;item&gt;17&lt;/item&gt;&lt;item&gt;28&lt;/item&gt;&lt;item&gt;35&lt;/item&gt;&lt;item&gt;57&lt;/item&gt;&lt;item&gt;71&lt;/item&gt;&lt;item&gt;74&lt;/item&gt;&lt;item&gt;82&lt;/item&gt;&lt;item&gt;87&lt;/item&gt;&lt;item&gt;114&lt;/item&gt;&lt;item&gt;121&lt;/item&gt;&lt;item&gt;124&lt;/item&gt;&lt;item&gt;125&lt;/item&gt;&lt;item&gt;126&lt;/item&gt;&lt;item&gt;145&lt;/item&gt;&lt;item&gt;161&lt;/item&gt;&lt;item&gt;190&lt;/item&gt;&lt;item&gt;191&lt;/item&gt;&lt;item&gt;195&lt;/item&gt;&lt;item&gt;197&lt;/item&gt;&lt;item&gt;201&lt;/item&gt;&lt;item&gt;202&lt;/item&gt;&lt;item&gt;204&lt;/item&gt;&lt;item&gt;205&lt;/item&gt;&lt;item&gt;206&lt;/item&gt;&lt;item&gt;208&lt;/item&gt;&lt;item&gt;210&lt;/item&gt;&lt;item&gt;218&lt;/item&gt;&lt;item&gt;219&lt;/item&gt;&lt;/record-ids&gt;&lt;/item&gt;&lt;/Libraries&gt;"/>
  </w:docVars>
  <w:rsids>
    <w:rsidRoot w:val="00DC3883"/>
    <w:rsid w:val="00000133"/>
    <w:rsid w:val="00000438"/>
    <w:rsid w:val="00000C51"/>
    <w:rsid w:val="00001D59"/>
    <w:rsid w:val="000072EA"/>
    <w:rsid w:val="00011217"/>
    <w:rsid w:val="00012E1B"/>
    <w:rsid w:val="00013446"/>
    <w:rsid w:val="00015552"/>
    <w:rsid w:val="000159D4"/>
    <w:rsid w:val="00016605"/>
    <w:rsid w:val="0001682C"/>
    <w:rsid w:val="00017900"/>
    <w:rsid w:val="00017D99"/>
    <w:rsid w:val="00020D42"/>
    <w:rsid w:val="00020FD9"/>
    <w:rsid w:val="000213B9"/>
    <w:rsid w:val="00022164"/>
    <w:rsid w:val="0002383A"/>
    <w:rsid w:val="00023BE9"/>
    <w:rsid w:val="00023C09"/>
    <w:rsid w:val="00024FB0"/>
    <w:rsid w:val="00025DAE"/>
    <w:rsid w:val="0002657B"/>
    <w:rsid w:val="00026BA0"/>
    <w:rsid w:val="0002751A"/>
    <w:rsid w:val="00027902"/>
    <w:rsid w:val="0003017F"/>
    <w:rsid w:val="000307B5"/>
    <w:rsid w:val="0003511E"/>
    <w:rsid w:val="000355C3"/>
    <w:rsid w:val="0003599D"/>
    <w:rsid w:val="00037D01"/>
    <w:rsid w:val="00042075"/>
    <w:rsid w:val="00042703"/>
    <w:rsid w:val="00042C1C"/>
    <w:rsid w:val="00044B2F"/>
    <w:rsid w:val="0004524C"/>
    <w:rsid w:val="000458D6"/>
    <w:rsid w:val="000464F9"/>
    <w:rsid w:val="0004663E"/>
    <w:rsid w:val="00050C10"/>
    <w:rsid w:val="00052E2F"/>
    <w:rsid w:val="0005421E"/>
    <w:rsid w:val="000544E6"/>
    <w:rsid w:val="00054F97"/>
    <w:rsid w:val="00055118"/>
    <w:rsid w:val="000555B3"/>
    <w:rsid w:val="00055B88"/>
    <w:rsid w:val="000572FE"/>
    <w:rsid w:val="00057848"/>
    <w:rsid w:val="00057F4C"/>
    <w:rsid w:val="0006145D"/>
    <w:rsid w:val="000620EF"/>
    <w:rsid w:val="0006429E"/>
    <w:rsid w:val="00070577"/>
    <w:rsid w:val="0007140B"/>
    <w:rsid w:val="0007154B"/>
    <w:rsid w:val="00073559"/>
    <w:rsid w:val="00074664"/>
    <w:rsid w:val="00075694"/>
    <w:rsid w:val="0007585D"/>
    <w:rsid w:val="00075BFD"/>
    <w:rsid w:val="00076494"/>
    <w:rsid w:val="00076B48"/>
    <w:rsid w:val="00077668"/>
    <w:rsid w:val="00085928"/>
    <w:rsid w:val="00085DD1"/>
    <w:rsid w:val="000902DF"/>
    <w:rsid w:val="0009167D"/>
    <w:rsid w:val="00092309"/>
    <w:rsid w:val="000926A8"/>
    <w:rsid w:val="000931D3"/>
    <w:rsid w:val="00093BC4"/>
    <w:rsid w:val="00094EF3"/>
    <w:rsid w:val="000956D9"/>
    <w:rsid w:val="0009588F"/>
    <w:rsid w:val="00095913"/>
    <w:rsid w:val="00095E65"/>
    <w:rsid w:val="000967A6"/>
    <w:rsid w:val="000A03C8"/>
    <w:rsid w:val="000A0B1D"/>
    <w:rsid w:val="000A11D1"/>
    <w:rsid w:val="000A2265"/>
    <w:rsid w:val="000A26E7"/>
    <w:rsid w:val="000A2D82"/>
    <w:rsid w:val="000A2F6F"/>
    <w:rsid w:val="000A3858"/>
    <w:rsid w:val="000A3E4B"/>
    <w:rsid w:val="000A420B"/>
    <w:rsid w:val="000A5C21"/>
    <w:rsid w:val="000A6E57"/>
    <w:rsid w:val="000B134B"/>
    <w:rsid w:val="000B1489"/>
    <w:rsid w:val="000B17E3"/>
    <w:rsid w:val="000B2AAA"/>
    <w:rsid w:val="000B352A"/>
    <w:rsid w:val="000B3CFF"/>
    <w:rsid w:val="000B3DA8"/>
    <w:rsid w:val="000B5139"/>
    <w:rsid w:val="000B5C1E"/>
    <w:rsid w:val="000B5CCA"/>
    <w:rsid w:val="000B5DC5"/>
    <w:rsid w:val="000B6EC7"/>
    <w:rsid w:val="000B7D30"/>
    <w:rsid w:val="000B7FC7"/>
    <w:rsid w:val="000C002C"/>
    <w:rsid w:val="000C0F7F"/>
    <w:rsid w:val="000C4822"/>
    <w:rsid w:val="000C6EA6"/>
    <w:rsid w:val="000D1A51"/>
    <w:rsid w:val="000D25BD"/>
    <w:rsid w:val="000D29E5"/>
    <w:rsid w:val="000D3281"/>
    <w:rsid w:val="000D476C"/>
    <w:rsid w:val="000D6439"/>
    <w:rsid w:val="000D70F7"/>
    <w:rsid w:val="000E02BB"/>
    <w:rsid w:val="000E054C"/>
    <w:rsid w:val="000E0C5D"/>
    <w:rsid w:val="000E16A0"/>
    <w:rsid w:val="000E1EDF"/>
    <w:rsid w:val="000E2395"/>
    <w:rsid w:val="000E2B8F"/>
    <w:rsid w:val="000E3596"/>
    <w:rsid w:val="000E41A5"/>
    <w:rsid w:val="000E47BB"/>
    <w:rsid w:val="000E4818"/>
    <w:rsid w:val="000E4C51"/>
    <w:rsid w:val="000E4D15"/>
    <w:rsid w:val="000E5ECA"/>
    <w:rsid w:val="000E6206"/>
    <w:rsid w:val="000E6391"/>
    <w:rsid w:val="000E658A"/>
    <w:rsid w:val="000E7263"/>
    <w:rsid w:val="000E736B"/>
    <w:rsid w:val="000F2804"/>
    <w:rsid w:val="000F69B3"/>
    <w:rsid w:val="000F7A88"/>
    <w:rsid w:val="000F7FCF"/>
    <w:rsid w:val="001001FB"/>
    <w:rsid w:val="00102C7D"/>
    <w:rsid w:val="0010351F"/>
    <w:rsid w:val="00105505"/>
    <w:rsid w:val="00105750"/>
    <w:rsid w:val="00105D56"/>
    <w:rsid w:val="001068EF"/>
    <w:rsid w:val="00107618"/>
    <w:rsid w:val="00111418"/>
    <w:rsid w:val="0011271D"/>
    <w:rsid w:val="001138AA"/>
    <w:rsid w:val="00115077"/>
    <w:rsid w:val="00116385"/>
    <w:rsid w:val="00116693"/>
    <w:rsid w:val="00116CA0"/>
    <w:rsid w:val="00117FC9"/>
    <w:rsid w:val="001204FB"/>
    <w:rsid w:val="00121866"/>
    <w:rsid w:val="00121B52"/>
    <w:rsid w:val="00121D15"/>
    <w:rsid w:val="00124598"/>
    <w:rsid w:val="00126D2B"/>
    <w:rsid w:val="00127D1B"/>
    <w:rsid w:val="00130E1A"/>
    <w:rsid w:val="00131C9E"/>
    <w:rsid w:val="00132281"/>
    <w:rsid w:val="00132FE7"/>
    <w:rsid w:val="0013315D"/>
    <w:rsid w:val="00133B8C"/>
    <w:rsid w:val="00133C1E"/>
    <w:rsid w:val="00134A22"/>
    <w:rsid w:val="00135225"/>
    <w:rsid w:val="0013556B"/>
    <w:rsid w:val="0013568B"/>
    <w:rsid w:val="00135874"/>
    <w:rsid w:val="001364F5"/>
    <w:rsid w:val="00137037"/>
    <w:rsid w:val="00141665"/>
    <w:rsid w:val="00141B0C"/>
    <w:rsid w:val="001421F2"/>
    <w:rsid w:val="00143334"/>
    <w:rsid w:val="001437F0"/>
    <w:rsid w:val="00143E7F"/>
    <w:rsid w:val="00143F04"/>
    <w:rsid w:val="00144058"/>
    <w:rsid w:val="00144678"/>
    <w:rsid w:val="001448BD"/>
    <w:rsid w:val="0014649C"/>
    <w:rsid w:val="00146C5C"/>
    <w:rsid w:val="00146C63"/>
    <w:rsid w:val="00146F36"/>
    <w:rsid w:val="001475BE"/>
    <w:rsid w:val="00150A92"/>
    <w:rsid w:val="00151B05"/>
    <w:rsid w:val="00151E8C"/>
    <w:rsid w:val="0015389F"/>
    <w:rsid w:val="00153AB0"/>
    <w:rsid w:val="00154678"/>
    <w:rsid w:val="001550D7"/>
    <w:rsid w:val="00155750"/>
    <w:rsid w:val="00155984"/>
    <w:rsid w:val="00156DC6"/>
    <w:rsid w:val="001573F1"/>
    <w:rsid w:val="00162905"/>
    <w:rsid w:val="001641F0"/>
    <w:rsid w:val="0016467D"/>
    <w:rsid w:val="00166FAD"/>
    <w:rsid w:val="00170E8E"/>
    <w:rsid w:val="00172F24"/>
    <w:rsid w:val="00174D7D"/>
    <w:rsid w:val="001758D5"/>
    <w:rsid w:val="00176E3E"/>
    <w:rsid w:val="001772B4"/>
    <w:rsid w:val="00177652"/>
    <w:rsid w:val="0017782E"/>
    <w:rsid w:val="001779BC"/>
    <w:rsid w:val="00177A72"/>
    <w:rsid w:val="00181718"/>
    <w:rsid w:val="0018220A"/>
    <w:rsid w:val="0018314E"/>
    <w:rsid w:val="00184285"/>
    <w:rsid w:val="0018534B"/>
    <w:rsid w:val="0018572C"/>
    <w:rsid w:val="001858F1"/>
    <w:rsid w:val="001870ED"/>
    <w:rsid w:val="00187E78"/>
    <w:rsid w:val="001908B2"/>
    <w:rsid w:val="00190AB5"/>
    <w:rsid w:val="0019131F"/>
    <w:rsid w:val="00192523"/>
    <w:rsid w:val="001931EB"/>
    <w:rsid w:val="0019335D"/>
    <w:rsid w:val="00195C2C"/>
    <w:rsid w:val="001A0B95"/>
    <w:rsid w:val="001A2221"/>
    <w:rsid w:val="001A2820"/>
    <w:rsid w:val="001A5BE0"/>
    <w:rsid w:val="001A5F40"/>
    <w:rsid w:val="001A72C7"/>
    <w:rsid w:val="001B0041"/>
    <w:rsid w:val="001B09ED"/>
    <w:rsid w:val="001B164E"/>
    <w:rsid w:val="001B355E"/>
    <w:rsid w:val="001B593B"/>
    <w:rsid w:val="001B664C"/>
    <w:rsid w:val="001B738C"/>
    <w:rsid w:val="001B78FE"/>
    <w:rsid w:val="001B7BCC"/>
    <w:rsid w:val="001C0A50"/>
    <w:rsid w:val="001C3444"/>
    <w:rsid w:val="001C3830"/>
    <w:rsid w:val="001C4EA4"/>
    <w:rsid w:val="001C5285"/>
    <w:rsid w:val="001C52EB"/>
    <w:rsid w:val="001C563A"/>
    <w:rsid w:val="001C5983"/>
    <w:rsid w:val="001C5D0C"/>
    <w:rsid w:val="001C6810"/>
    <w:rsid w:val="001C6BC7"/>
    <w:rsid w:val="001D1A59"/>
    <w:rsid w:val="001D1A92"/>
    <w:rsid w:val="001D20A4"/>
    <w:rsid w:val="001D3FCF"/>
    <w:rsid w:val="001D4230"/>
    <w:rsid w:val="001D4D31"/>
    <w:rsid w:val="001D595C"/>
    <w:rsid w:val="001D726C"/>
    <w:rsid w:val="001D7FE3"/>
    <w:rsid w:val="001E047E"/>
    <w:rsid w:val="001E406B"/>
    <w:rsid w:val="001E542C"/>
    <w:rsid w:val="001E5B98"/>
    <w:rsid w:val="001E5F9F"/>
    <w:rsid w:val="001E6952"/>
    <w:rsid w:val="001E6E65"/>
    <w:rsid w:val="001E76B6"/>
    <w:rsid w:val="001E7C9F"/>
    <w:rsid w:val="001F0698"/>
    <w:rsid w:val="001F0A2A"/>
    <w:rsid w:val="001F1927"/>
    <w:rsid w:val="001F1A15"/>
    <w:rsid w:val="001F2981"/>
    <w:rsid w:val="001F536E"/>
    <w:rsid w:val="001F53CE"/>
    <w:rsid w:val="001F60EA"/>
    <w:rsid w:val="001F63DF"/>
    <w:rsid w:val="00200F3E"/>
    <w:rsid w:val="00201065"/>
    <w:rsid w:val="00201453"/>
    <w:rsid w:val="002021B8"/>
    <w:rsid w:val="002024F1"/>
    <w:rsid w:val="002029D2"/>
    <w:rsid w:val="00203908"/>
    <w:rsid w:val="0020589C"/>
    <w:rsid w:val="00206F55"/>
    <w:rsid w:val="00210BAC"/>
    <w:rsid w:val="00211732"/>
    <w:rsid w:val="002122FF"/>
    <w:rsid w:val="0021270A"/>
    <w:rsid w:val="00212A43"/>
    <w:rsid w:val="002131CB"/>
    <w:rsid w:val="002138FA"/>
    <w:rsid w:val="00213AD8"/>
    <w:rsid w:val="00215C48"/>
    <w:rsid w:val="0021667B"/>
    <w:rsid w:val="002170B5"/>
    <w:rsid w:val="00217502"/>
    <w:rsid w:val="00220B18"/>
    <w:rsid w:val="00221FDE"/>
    <w:rsid w:val="00224397"/>
    <w:rsid w:val="0022474F"/>
    <w:rsid w:val="00224C00"/>
    <w:rsid w:val="00224CB0"/>
    <w:rsid w:val="00224E82"/>
    <w:rsid w:val="00225416"/>
    <w:rsid w:val="00227210"/>
    <w:rsid w:val="00227E24"/>
    <w:rsid w:val="00231A00"/>
    <w:rsid w:val="002327EA"/>
    <w:rsid w:val="00232CBC"/>
    <w:rsid w:val="00234EFE"/>
    <w:rsid w:val="00235C1D"/>
    <w:rsid w:val="002374A7"/>
    <w:rsid w:val="002378D0"/>
    <w:rsid w:val="002379E3"/>
    <w:rsid w:val="00237EF1"/>
    <w:rsid w:val="00237F16"/>
    <w:rsid w:val="00242124"/>
    <w:rsid w:val="00242403"/>
    <w:rsid w:val="002452F7"/>
    <w:rsid w:val="002453CE"/>
    <w:rsid w:val="002457E8"/>
    <w:rsid w:val="0024686A"/>
    <w:rsid w:val="002470EE"/>
    <w:rsid w:val="00247B4C"/>
    <w:rsid w:val="00250547"/>
    <w:rsid w:val="002516AB"/>
    <w:rsid w:val="002516C8"/>
    <w:rsid w:val="002532F5"/>
    <w:rsid w:val="00253562"/>
    <w:rsid w:val="00255B53"/>
    <w:rsid w:val="002563CA"/>
    <w:rsid w:val="00256B5C"/>
    <w:rsid w:val="00256C1A"/>
    <w:rsid w:val="002572C8"/>
    <w:rsid w:val="002577BB"/>
    <w:rsid w:val="00260F06"/>
    <w:rsid w:val="0026139D"/>
    <w:rsid w:val="002619D6"/>
    <w:rsid w:val="00261B22"/>
    <w:rsid w:val="00262063"/>
    <w:rsid w:val="00264087"/>
    <w:rsid w:val="00265CB5"/>
    <w:rsid w:val="002669B6"/>
    <w:rsid w:val="00266B6F"/>
    <w:rsid w:val="00266F3E"/>
    <w:rsid w:val="00267340"/>
    <w:rsid w:val="00271054"/>
    <w:rsid w:val="00271629"/>
    <w:rsid w:val="00272877"/>
    <w:rsid w:val="00272B46"/>
    <w:rsid w:val="00272F77"/>
    <w:rsid w:val="002746F0"/>
    <w:rsid w:val="002747A2"/>
    <w:rsid w:val="0027585A"/>
    <w:rsid w:val="002759AD"/>
    <w:rsid w:val="00276BB9"/>
    <w:rsid w:val="00277012"/>
    <w:rsid w:val="0027707F"/>
    <w:rsid w:val="002777B9"/>
    <w:rsid w:val="00277EC8"/>
    <w:rsid w:val="00280DE6"/>
    <w:rsid w:val="0028185A"/>
    <w:rsid w:val="00281E07"/>
    <w:rsid w:val="002823B4"/>
    <w:rsid w:val="002828B6"/>
    <w:rsid w:val="002831AB"/>
    <w:rsid w:val="002865A3"/>
    <w:rsid w:val="0028765B"/>
    <w:rsid w:val="00287E3F"/>
    <w:rsid w:val="00290407"/>
    <w:rsid w:val="002908E5"/>
    <w:rsid w:val="00290A3C"/>
    <w:rsid w:val="00292290"/>
    <w:rsid w:val="002922F2"/>
    <w:rsid w:val="002926C9"/>
    <w:rsid w:val="002A0919"/>
    <w:rsid w:val="002A1080"/>
    <w:rsid w:val="002A17EA"/>
    <w:rsid w:val="002A1DDC"/>
    <w:rsid w:val="002A2F98"/>
    <w:rsid w:val="002A4961"/>
    <w:rsid w:val="002A51C2"/>
    <w:rsid w:val="002A555F"/>
    <w:rsid w:val="002A56FC"/>
    <w:rsid w:val="002A5B2B"/>
    <w:rsid w:val="002A72F0"/>
    <w:rsid w:val="002B307C"/>
    <w:rsid w:val="002B49CD"/>
    <w:rsid w:val="002B5B29"/>
    <w:rsid w:val="002B698D"/>
    <w:rsid w:val="002B6B35"/>
    <w:rsid w:val="002C1F24"/>
    <w:rsid w:val="002C2834"/>
    <w:rsid w:val="002C2FBA"/>
    <w:rsid w:val="002C3A98"/>
    <w:rsid w:val="002C47B1"/>
    <w:rsid w:val="002C498B"/>
    <w:rsid w:val="002C53AC"/>
    <w:rsid w:val="002C57EC"/>
    <w:rsid w:val="002C6F70"/>
    <w:rsid w:val="002C7150"/>
    <w:rsid w:val="002C792D"/>
    <w:rsid w:val="002D07EE"/>
    <w:rsid w:val="002D0F1C"/>
    <w:rsid w:val="002D1601"/>
    <w:rsid w:val="002D29C4"/>
    <w:rsid w:val="002D2B49"/>
    <w:rsid w:val="002D3388"/>
    <w:rsid w:val="002D43A0"/>
    <w:rsid w:val="002D4BD8"/>
    <w:rsid w:val="002D77E3"/>
    <w:rsid w:val="002E14B1"/>
    <w:rsid w:val="002E2D9F"/>
    <w:rsid w:val="002E3399"/>
    <w:rsid w:val="002E383D"/>
    <w:rsid w:val="002E3B30"/>
    <w:rsid w:val="002E461B"/>
    <w:rsid w:val="002E6630"/>
    <w:rsid w:val="002E6649"/>
    <w:rsid w:val="002E7897"/>
    <w:rsid w:val="002E7EB7"/>
    <w:rsid w:val="002F06DE"/>
    <w:rsid w:val="002F13BC"/>
    <w:rsid w:val="002F1960"/>
    <w:rsid w:val="002F4D46"/>
    <w:rsid w:val="002F5678"/>
    <w:rsid w:val="002F598F"/>
    <w:rsid w:val="002F695D"/>
    <w:rsid w:val="002F6B29"/>
    <w:rsid w:val="002F7DEA"/>
    <w:rsid w:val="00300025"/>
    <w:rsid w:val="003000B6"/>
    <w:rsid w:val="003008A6"/>
    <w:rsid w:val="0030125D"/>
    <w:rsid w:val="00301760"/>
    <w:rsid w:val="00302543"/>
    <w:rsid w:val="00302900"/>
    <w:rsid w:val="0030514E"/>
    <w:rsid w:val="003051AC"/>
    <w:rsid w:val="0030605E"/>
    <w:rsid w:val="003077AE"/>
    <w:rsid w:val="00310252"/>
    <w:rsid w:val="0031303A"/>
    <w:rsid w:val="0031470B"/>
    <w:rsid w:val="00314839"/>
    <w:rsid w:val="00314B31"/>
    <w:rsid w:val="0031506F"/>
    <w:rsid w:val="003161A4"/>
    <w:rsid w:val="003170E9"/>
    <w:rsid w:val="0032238F"/>
    <w:rsid w:val="00323CF1"/>
    <w:rsid w:val="003276E8"/>
    <w:rsid w:val="003304F2"/>
    <w:rsid w:val="003312D1"/>
    <w:rsid w:val="0033179F"/>
    <w:rsid w:val="00335B5C"/>
    <w:rsid w:val="003368E8"/>
    <w:rsid w:val="00336DD1"/>
    <w:rsid w:val="00337AFE"/>
    <w:rsid w:val="00337DD8"/>
    <w:rsid w:val="00342186"/>
    <w:rsid w:val="00342EB0"/>
    <w:rsid w:val="00344B5F"/>
    <w:rsid w:val="003459C9"/>
    <w:rsid w:val="00350CC9"/>
    <w:rsid w:val="00353A46"/>
    <w:rsid w:val="00354676"/>
    <w:rsid w:val="00355C06"/>
    <w:rsid w:val="00355D9F"/>
    <w:rsid w:val="0036025E"/>
    <w:rsid w:val="003605E0"/>
    <w:rsid w:val="00361A08"/>
    <w:rsid w:val="00361C97"/>
    <w:rsid w:val="00362FB9"/>
    <w:rsid w:val="00363261"/>
    <w:rsid w:val="00363EE6"/>
    <w:rsid w:val="00365B05"/>
    <w:rsid w:val="003662C4"/>
    <w:rsid w:val="00367037"/>
    <w:rsid w:val="00367B2A"/>
    <w:rsid w:val="00370E7A"/>
    <w:rsid w:val="00371B5D"/>
    <w:rsid w:val="003724B7"/>
    <w:rsid w:val="00372E6D"/>
    <w:rsid w:val="0037312B"/>
    <w:rsid w:val="0037466B"/>
    <w:rsid w:val="00374917"/>
    <w:rsid w:val="00374F32"/>
    <w:rsid w:val="003753CC"/>
    <w:rsid w:val="00375EB4"/>
    <w:rsid w:val="0037629B"/>
    <w:rsid w:val="0037799B"/>
    <w:rsid w:val="00377A44"/>
    <w:rsid w:val="0038029A"/>
    <w:rsid w:val="003804E2"/>
    <w:rsid w:val="00380BF5"/>
    <w:rsid w:val="003812F6"/>
    <w:rsid w:val="003817EF"/>
    <w:rsid w:val="0038216F"/>
    <w:rsid w:val="003832FB"/>
    <w:rsid w:val="003846B8"/>
    <w:rsid w:val="00384C64"/>
    <w:rsid w:val="00384C81"/>
    <w:rsid w:val="00385960"/>
    <w:rsid w:val="00386A3D"/>
    <w:rsid w:val="00386A55"/>
    <w:rsid w:val="0038741E"/>
    <w:rsid w:val="00387570"/>
    <w:rsid w:val="00387770"/>
    <w:rsid w:val="003878F1"/>
    <w:rsid w:val="00387C07"/>
    <w:rsid w:val="00387F04"/>
    <w:rsid w:val="00390419"/>
    <w:rsid w:val="00390C70"/>
    <w:rsid w:val="00390E33"/>
    <w:rsid w:val="003933B0"/>
    <w:rsid w:val="003936F7"/>
    <w:rsid w:val="003937F1"/>
    <w:rsid w:val="00393E08"/>
    <w:rsid w:val="00394C95"/>
    <w:rsid w:val="00395914"/>
    <w:rsid w:val="00395B3A"/>
    <w:rsid w:val="003961E2"/>
    <w:rsid w:val="00396459"/>
    <w:rsid w:val="00396DF2"/>
    <w:rsid w:val="0039786C"/>
    <w:rsid w:val="00397DE4"/>
    <w:rsid w:val="003A28DD"/>
    <w:rsid w:val="003A3170"/>
    <w:rsid w:val="003A38FA"/>
    <w:rsid w:val="003A4ABB"/>
    <w:rsid w:val="003A6111"/>
    <w:rsid w:val="003A6396"/>
    <w:rsid w:val="003A70CA"/>
    <w:rsid w:val="003A7127"/>
    <w:rsid w:val="003A7E60"/>
    <w:rsid w:val="003B0478"/>
    <w:rsid w:val="003B13E0"/>
    <w:rsid w:val="003B1E8F"/>
    <w:rsid w:val="003B257B"/>
    <w:rsid w:val="003B2733"/>
    <w:rsid w:val="003B2D2B"/>
    <w:rsid w:val="003B443E"/>
    <w:rsid w:val="003B544A"/>
    <w:rsid w:val="003B6100"/>
    <w:rsid w:val="003B7769"/>
    <w:rsid w:val="003B7C56"/>
    <w:rsid w:val="003B7D1F"/>
    <w:rsid w:val="003C06A8"/>
    <w:rsid w:val="003C0CFC"/>
    <w:rsid w:val="003C0D82"/>
    <w:rsid w:val="003C0F62"/>
    <w:rsid w:val="003C129E"/>
    <w:rsid w:val="003C1963"/>
    <w:rsid w:val="003C26D9"/>
    <w:rsid w:val="003C2C9D"/>
    <w:rsid w:val="003C408F"/>
    <w:rsid w:val="003C44ED"/>
    <w:rsid w:val="003C5EA8"/>
    <w:rsid w:val="003C76ED"/>
    <w:rsid w:val="003C7BB6"/>
    <w:rsid w:val="003D0696"/>
    <w:rsid w:val="003D2CAD"/>
    <w:rsid w:val="003D3E87"/>
    <w:rsid w:val="003D5509"/>
    <w:rsid w:val="003D634F"/>
    <w:rsid w:val="003D6EA2"/>
    <w:rsid w:val="003D6F80"/>
    <w:rsid w:val="003D754E"/>
    <w:rsid w:val="003E13F5"/>
    <w:rsid w:val="003E3932"/>
    <w:rsid w:val="003E454E"/>
    <w:rsid w:val="003E468D"/>
    <w:rsid w:val="003E5399"/>
    <w:rsid w:val="003E5C48"/>
    <w:rsid w:val="003E6700"/>
    <w:rsid w:val="003E6BC5"/>
    <w:rsid w:val="003F12C1"/>
    <w:rsid w:val="003F1541"/>
    <w:rsid w:val="003F1E65"/>
    <w:rsid w:val="003F2529"/>
    <w:rsid w:val="003F3279"/>
    <w:rsid w:val="003F3E13"/>
    <w:rsid w:val="003F4380"/>
    <w:rsid w:val="003F44D5"/>
    <w:rsid w:val="003F4999"/>
    <w:rsid w:val="003F6156"/>
    <w:rsid w:val="003F6B44"/>
    <w:rsid w:val="003F7226"/>
    <w:rsid w:val="0040031A"/>
    <w:rsid w:val="00400B61"/>
    <w:rsid w:val="0040117D"/>
    <w:rsid w:val="0040204C"/>
    <w:rsid w:val="004020C7"/>
    <w:rsid w:val="00403EF8"/>
    <w:rsid w:val="00404B4E"/>
    <w:rsid w:val="004061DF"/>
    <w:rsid w:val="00406F65"/>
    <w:rsid w:val="0040702A"/>
    <w:rsid w:val="00407AEB"/>
    <w:rsid w:val="00407E6D"/>
    <w:rsid w:val="00411B86"/>
    <w:rsid w:val="004122D6"/>
    <w:rsid w:val="00412C2A"/>
    <w:rsid w:val="00412DD1"/>
    <w:rsid w:val="004143F7"/>
    <w:rsid w:val="004144EB"/>
    <w:rsid w:val="00414615"/>
    <w:rsid w:val="00414A8C"/>
    <w:rsid w:val="00414D42"/>
    <w:rsid w:val="0041525B"/>
    <w:rsid w:val="00415512"/>
    <w:rsid w:val="0041558A"/>
    <w:rsid w:val="004172C2"/>
    <w:rsid w:val="00417623"/>
    <w:rsid w:val="00417A97"/>
    <w:rsid w:val="00417E72"/>
    <w:rsid w:val="0042054A"/>
    <w:rsid w:val="004206C4"/>
    <w:rsid w:val="00420858"/>
    <w:rsid w:val="00421510"/>
    <w:rsid w:val="00424262"/>
    <w:rsid w:val="00424662"/>
    <w:rsid w:val="004248D6"/>
    <w:rsid w:val="00425124"/>
    <w:rsid w:val="00431117"/>
    <w:rsid w:val="004322B3"/>
    <w:rsid w:val="004340BC"/>
    <w:rsid w:val="00435031"/>
    <w:rsid w:val="00435322"/>
    <w:rsid w:val="004357BB"/>
    <w:rsid w:val="00435AFD"/>
    <w:rsid w:val="00435EAF"/>
    <w:rsid w:val="00436EE4"/>
    <w:rsid w:val="00437055"/>
    <w:rsid w:val="0043738B"/>
    <w:rsid w:val="00441BB9"/>
    <w:rsid w:val="00442AE3"/>
    <w:rsid w:val="00443EF0"/>
    <w:rsid w:val="00444341"/>
    <w:rsid w:val="00445586"/>
    <w:rsid w:val="004455DF"/>
    <w:rsid w:val="00447416"/>
    <w:rsid w:val="00447E41"/>
    <w:rsid w:val="00450FD3"/>
    <w:rsid w:val="00452BC9"/>
    <w:rsid w:val="00452EA6"/>
    <w:rsid w:val="004541D6"/>
    <w:rsid w:val="00454FBB"/>
    <w:rsid w:val="00463EC7"/>
    <w:rsid w:val="004642F1"/>
    <w:rsid w:val="004644BE"/>
    <w:rsid w:val="00465CC3"/>
    <w:rsid w:val="0046621C"/>
    <w:rsid w:val="00466B8A"/>
    <w:rsid w:val="004677BA"/>
    <w:rsid w:val="00467955"/>
    <w:rsid w:val="0047267D"/>
    <w:rsid w:val="004731B7"/>
    <w:rsid w:val="004745A2"/>
    <w:rsid w:val="00475161"/>
    <w:rsid w:val="004764EF"/>
    <w:rsid w:val="00477EDF"/>
    <w:rsid w:val="004846F3"/>
    <w:rsid w:val="00484F2C"/>
    <w:rsid w:val="004850CC"/>
    <w:rsid w:val="004864F7"/>
    <w:rsid w:val="00487317"/>
    <w:rsid w:val="004904BF"/>
    <w:rsid w:val="00490634"/>
    <w:rsid w:val="00491817"/>
    <w:rsid w:val="00492BB3"/>
    <w:rsid w:val="00493166"/>
    <w:rsid w:val="00493920"/>
    <w:rsid w:val="00493FAB"/>
    <w:rsid w:val="00494367"/>
    <w:rsid w:val="004944A2"/>
    <w:rsid w:val="00495C8A"/>
    <w:rsid w:val="004A0BF2"/>
    <w:rsid w:val="004A1027"/>
    <w:rsid w:val="004A14E3"/>
    <w:rsid w:val="004A1E24"/>
    <w:rsid w:val="004A544A"/>
    <w:rsid w:val="004B0DE1"/>
    <w:rsid w:val="004B20BD"/>
    <w:rsid w:val="004B2F03"/>
    <w:rsid w:val="004B46B7"/>
    <w:rsid w:val="004B46F7"/>
    <w:rsid w:val="004B4B21"/>
    <w:rsid w:val="004B50FA"/>
    <w:rsid w:val="004B5401"/>
    <w:rsid w:val="004B6F72"/>
    <w:rsid w:val="004B7CD4"/>
    <w:rsid w:val="004C0971"/>
    <w:rsid w:val="004C0CA0"/>
    <w:rsid w:val="004C1435"/>
    <w:rsid w:val="004C1C5B"/>
    <w:rsid w:val="004C34DE"/>
    <w:rsid w:val="004C3855"/>
    <w:rsid w:val="004C49BA"/>
    <w:rsid w:val="004C50AB"/>
    <w:rsid w:val="004C51C7"/>
    <w:rsid w:val="004C5DB2"/>
    <w:rsid w:val="004C64F2"/>
    <w:rsid w:val="004C6760"/>
    <w:rsid w:val="004D0345"/>
    <w:rsid w:val="004D0880"/>
    <w:rsid w:val="004D145F"/>
    <w:rsid w:val="004D22DB"/>
    <w:rsid w:val="004D4688"/>
    <w:rsid w:val="004D4A15"/>
    <w:rsid w:val="004D56EB"/>
    <w:rsid w:val="004D6267"/>
    <w:rsid w:val="004D6C15"/>
    <w:rsid w:val="004E07F2"/>
    <w:rsid w:val="004E0CEB"/>
    <w:rsid w:val="004E1100"/>
    <w:rsid w:val="004E128B"/>
    <w:rsid w:val="004E2197"/>
    <w:rsid w:val="004E2C42"/>
    <w:rsid w:val="004E43DF"/>
    <w:rsid w:val="004E628C"/>
    <w:rsid w:val="004E6CC0"/>
    <w:rsid w:val="004E777F"/>
    <w:rsid w:val="004E7D96"/>
    <w:rsid w:val="004F0E4B"/>
    <w:rsid w:val="004F1099"/>
    <w:rsid w:val="004F2D54"/>
    <w:rsid w:val="004F3C98"/>
    <w:rsid w:val="004F3EA6"/>
    <w:rsid w:val="004F3F18"/>
    <w:rsid w:val="004F5347"/>
    <w:rsid w:val="004F6494"/>
    <w:rsid w:val="00501D9E"/>
    <w:rsid w:val="00501E16"/>
    <w:rsid w:val="00502E31"/>
    <w:rsid w:val="00503BB1"/>
    <w:rsid w:val="00505243"/>
    <w:rsid w:val="00506520"/>
    <w:rsid w:val="005079FF"/>
    <w:rsid w:val="00507A36"/>
    <w:rsid w:val="00507DF5"/>
    <w:rsid w:val="005107A7"/>
    <w:rsid w:val="0051253B"/>
    <w:rsid w:val="00513DE1"/>
    <w:rsid w:val="00516492"/>
    <w:rsid w:val="00516F13"/>
    <w:rsid w:val="00517B7E"/>
    <w:rsid w:val="00520DE5"/>
    <w:rsid w:val="00521236"/>
    <w:rsid w:val="0052155C"/>
    <w:rsid w:val="005234D7"/>
    <w:rsid w:val="00524090"/>
    <w:rsid w:val="005240B6"/>
    <w:rsid w:val="005243CF"/>
    <w:rsid w:val="0052460C"/>
    <w:rsid w:val="00524DB8"/>
    <w:rsid w:val="00525D9C"/>
    <w:rsid w:val="00526BC7"/>
    <w:rsid w:val="00526F42"/>
    <w:rsid w:val="00527A47"/>
    <w:rsid w:val="00530F6B"/>
    <w:rsid w:val="00531E5F"/>
    <w:rsid w:val="0053213C"/>
    <w:rsid w:val="00532171"/>
    <w:rsid w:val="00532A69"/>
    <w:rsid w:val="0053354E"/>
    <w:rsid w:val="005335A4"/>
    <w:rsid w:val="00533C77"/>
    <w:rsid w:val="00534CF5"/>
    <w:rsid w:val="00535E21"/>
    <w:rsid w:val="005360B1"/>
    <w:rsid w:val="005374B1"/>
    <w:rsid w:val="00541249"/>
    <w:rsid w:val="005421E8"/>
    <w:rsid w:val="005451E8"/>
    <w:rsid w:val="005452C7"/>
    <w:rsid w:val="0054552E"/>
    <w:rsid w:val="0054624D"/>
    <w:rsid w:val="00546684"/>
    <w:rsid w:val="00546D10"/>
    <w:rsid w:val="00547C99"/>
    <w:rsid w:val="00547E69"/>
    <w:rsid w:val="00550ED4"/>
    <w:rsid w:val="005515A3"/>
    <w:rsid w:val="0055274D"/>
    <w:rsid w:val="00552CDD"/>
    <w:rsid w:val="00553860"/>
    <w:rsid w:val="00553D61"/>
    <w:rsid w:val="005548EC"/>
    <w:rsid w:val="0055555F"/>
    <w:rsid w:val="00560CA7"/>
    <w:rsid w:val="005614DE"/>
    <w:rsid w:val="00561B51"/>
    <w:rsid w:val="0056248D"/>
    <w:rsid w:val="00564484"/>
    <w:rsid w:val="005645E1"/>
    <w:rsid w:val="00566834"/>
    <w:rsid w:val="00566C1C"/>
    <w:rsid w:val="00571FF1"/>
    <w:rsid w:val="005722F7"/>
    <w:rsid w:val="00572B26"/>
    <w:rsid w:val="005734B1"/>
    <w:rsid w:val="0057364F"/>
    <w:rsid w:val="00575230"/>
    <w:rsid w:val="005759CF"/>
    <w:rsid w:val="005803CF"/>
    <w:rsid w:val="00580F83"/>
    <w:rsid w:val="0058132D"/>
    <w:rsid w:val="00582ABF"/>
    <w:rsid w:val="00582DD5"/>
    <w:rsid w:val="0058301B"/>
    <w:rsid w:val="00583A4F"/>
    <w:rsid w:val="0058446B"/>
    <w:rsid w:val="00585071"/>
    <w:rsid w:val="00586625"/>
    <w:rsid w:val="00587670"/>
    <w:rsid w:val="005877C0"/>
    <w:rsid w:val="0059063B"/>
    <w:rsid w:val="005916A8"/>
    <w:rsid w:val="00591962"/>
    <w:rsid w:val="0059373E"/>
    <w:rsid w:val="005946A4"/>
    <w:rsid w:val="00595CBD"/>
    <w:rsid w:val="005968A2"/>
    <w:rsid w:val="00596924"/>
    <w:rsid w:val="005979B1"/>
    <w:rsid w:val="005A097B"/>
    <w:rsid w:val="005A1330"/>
    <w:rsid w:val="005A138A"/>
    <w:rsid w:val="005A1598"/>
    <w:rsid w:val="005A16B5"/>
    <w:rsid w:val="005A1869"/>
    <w:rsid w:val="005A1D46"/>
    <w:rsid w:val="005A62CD"/>
    <w:rsid w:val="005A679F"/>
    <w:rsid w:val="005A7AF1"/>
    <w:rsid w:val="005B02DA"/>
    <w:rsid w:val="005B0F91"/>
    <w:rsid w:val="005B1611"/>
    <w:rsid w:val="005B26CE"/>
    <w:rsid w:val="005B30C9"/>
    <w:rsid w:val="005B3704"/>
    <w:rsid w:val="005B415B"/>
    <w:rsid w:val="005B7484"/>
    <w:rsid w:val="005B74B1"/>
    <w:rsid w:val="005B7BE8"/>
    <w:rsid w:val="005C1292"/>
    <w:rsid w:val="005C7649"/>
    <w:rsid w:val="005D1592"/>
    <w:rsid w:val="005D1F4D"/>
    <w:rsid w:val="005D2362"/>
    <w:rsid w:val="005D2436"/>
    <w:rsid w:val="005D475C"/>
    <w:rsid w:val="005D4C42"/>
    <w:rsid w:val="005D4F15"/>
    <w:rsid w:val="005D5CA7"/>
    <w:rsid w:val="005D6935"/>
    <w:rsid w:val="005D6B36"/>
    <w:rsid w:val="005D74E2"/>
    <w:rsid w:val="005E2742"/>
    <w:rsid w:val="005E374C"/>
    <w:rsid w:val="005E7125"/>
    <w:rsid w:val="005E74A9"/>
    <w:rsid w:val="005F0449"/>
    <w:rsid w:val="005F0528"/>
    <w:rsid w:val="005F0AB3"/>
    <w:rsid w:val="005F1216"/>
    <w:rsid w:val="005F16B6"/>
    <w:rsid w:val="005F24F1"/>
    <w:rsid w:val="005F30C6"/>
    <w:rsid w:val="005F5202"/>
    <w:rsid w:val="005F6C31"/>
    <w:rsid w:val="005F6DB0"/>
    <w:rsid w:val="005F7BA3"/>
    <w:rsid w:val="006000E5"/>
    <w:rsid w:val="00601637"/>
    <w:rsid w:val="00601CE4"/>
    <w:rsid w:val="00602065"/>
    <w:rsid w:val="00602600"/>
    <w:rsid w:val="006034EF"/>
    <w:rsid w:val="00603D87"/>
    <w:rsid w:val="00604938"/>
    <w:rsid w:val="00604B15"/>
    <w:rsid w:val="0060531B"/>
    <w:rsid w:val="00605BA0"/>
    <w:rsid w:val="00606344"/>
    <w:rsid w:val="006063DA"/>
    <w:rsid w:val="00606D97"/>
    <w:rsid w:val="00607187"/>
    <w:rsid w:val="00607216"/>
    <w:rsid w:val="00607D6E"/>
    <w:rsid w:val="006121C4"/>
    <w:rsid w:val="00613788"/>
    <w:rsid w:val="006138F1"/>
    <w:rsid w:val="00613E20"/>
    <w:rsid w:val="00614767"/>
    <w:rsid w:val="006149ED"/>
    <w:rsid w:val="00615651"/>
    <w:rsid w:val="00615916"/>
    <w:rsid w:val="006162C6"/>
    <w:rsid w:val="00616B11"/>
    <w:rsid w:val="006174E0"/>
    <w:rsid w:val="00620319"/>
    <w:rsid w:val="006208DD"/>
    <w:rsid w:val="006214CB"/>
    <w:rsid w:val="00621AC9"/>
    <w:rsid w:val="006231EF"/>
    <w:rsid w:val="00624250"/>
    <w:rsid w:val="0062564D"/>
    <w:rsid w:val="006256A8"/>
    <w:rsid w:val="00625A8D"/>
    <w:rsid w:val="00625E86"/>
    <w:rsid w:val="006271C9"/>
    <w:rsid w:val="00627BBE"/>
    <w:rsid w:val="00630544"/>
    <w:rsid w:val="00631072"/>
    <w:rsid w:val="006311D3"/>
    <w:rsid w:val="0063167E"/>
    <w:rsid w:val="00632A77"/>
    <w:rsid w:val="00632BC8"/>
    <w:rsid w:val="006333A3"/>
    <w:rsid w:val="00633678"/>
    <w:rsid w:val="00633E69"/>
    <w:rsid w:val="006342B9"/>
    <w:rsid w:val="0063454A"/>
    <w:rsid w:val="006345F2"/>
    <w:rsid w:val="0063563E"/>
    <w:rsid w:val="006361B9"/>
    <w:rsid w:val="006364D8"/>
    <w:rsid w:val="0063717E"/>
    <w:rsid w:val="0063755E"/>
    <w:rsid w:val="00637FAC"/>
    <w:rsid w:val="006453FF"/>
    <w:rsid w:val="00646F66"/>
    <w:rsid w:val="00647A41"/>
    <w:rsid w:val="00647AA3"/>
    <w:rsid w:val="00647DA4"/>
    <w:rsid w:val="00650FC5"/>
    <w:rsid w:val="006536A9"/>
    <w:rsid w:val="00654DF2"/>
    <w:rsid w:val="00655CD3"/>
    <w:rsid w:val="006566C7"/>
    <w:rsid w:val="006574B1"/>
    <w:rsid w:val="00657EE0"/>
    <w:rsid w:val="00660D8C"/>
    <w:rsid w:val="006648F1"/>
    <w:rsid w:val="00665B29"/>
    <w:rsid w:val="00666759"/>
    <w:rsid w:val="00666C9E"/>
    <w:rsid w:val="0066748F"/>
    <w:rsid w:val="00667821"/>
    <w:rsid w:val="00670546"/>
    <w:rsid w:val="006726E6"/>
    <w:rsid w:val="00672C2E"/>
    <w:rsid w:val="006738D4"/>
    <w:rsid w:val="006739A1"/>
    <w:rsid w:val="00673ED7"/>
    <w:rsid w:val="006774FE"/>
    <w:rsid w:val="00677C39"/>
    <w:rsid w:val="006816AA"/>
    <w:rsid w:val="00682CD5"/>
    <w:rsid w:val="00682D38"/>
    <w:rsid w:val="0068396B"/>
    <w:rsid w:val="00683C7F"/>
    <w:rsid w:val="0068480E"/>
    <w:rsid w:val="006849AC"/>
    <w:rsid w:val="00685498"/>
    <w:rsid w:val="00686DFA"/>
    <w:rsid w:val="0068776B"/>
    <w:rsid w:val="00690673"/>
    <w:rsid w:val="00690AD0"/>
    <w:rsid w:val="00692E35"/>
    <w:rsid w:val="006946F9"/>
    <w:rsid w:val="00694BC7"/>
    <w:rsid w:val="00695B89"/>
    <w:rsid w:val="00697BE8"/>
    <w:rsid w:val="00697DB4"/>
    <w:rsid w:val="006A04D1"/>
    <w:rsid w:val="006A270C"/>
    <w:rsid w:val="006A2C3F"/>
    <w:rsid w:val="006A2E98"/>
    <w:rsid w:val="006A5B19"/>
    <w:rsid w:val="006A5BE4"/>
    <w:rsid w:val="006A5CD7"/>
    <w:rsid w:val="006A7AB5"/>
    <w:rsid w:val="006A7B8B"/>
    <w:rsid w:val="006B11E8"/>
    <w:rsid w:val="006B289E"/>
    <w:rsid w:val="006B2ED9"/>
    <w:rsid w:val="006B3263"/>
    <w:rsid w:val="006B5719"/>
    <w:rsid w:val="006B65E0"/>
    <w:rsid w:val="006B669B"/>
    <w:rsid w:val="006B7211"/>
    <w:rsid w:val="006B7CE2"/>
    <w:rsid w:val="006C0A5B"/>
    <w:rsid w:val="006C4BDC"/>
    <w:rsid w:val="006C52CE"/>
    <w:rsid w:val="006C5D03"/>
    <w:rsid w:val="006C6850"/>
    <w:rsid w:val="006D0A2A"/>
    <w:rsid w:val="006D1923"/>
    <w:rsid w:val="006D20C4"/>
    <w:rsid w:val="006D2B7F"/>
    <w:rsid w:val="006D49F3"/>
    <w:rsid w:val="006D5066"/>
    <w:rsid w:val="006D5291"/>
    <w:rsid w:val="006D6A43"/>
    <w:rsid w:val="006E0355"/>
    <w:rsid w:val="006E06FE"/>
    <w:rsid w:val="006E07DD"/>
    <w:rsid w:val="006E343B"/>
    <w:rsid w:val="006E37A6"/>
    <w:rsid w:val="006E3B01"/>
    <w:rsid w:val="006E3CFE"/>
    <w:rsid w:val="006E3F37"/>
    <w:rsid w:val="006E409E"/>
    <w:rsid w:val="006E5340"/>
    <w:rsid w:val="006E7D0D"/>
    <w:rsid w:val="006F0693"/>
    <w:rsid w:val="006F09C3"/>
    <w:rsid w:val="006F19F2"/>
    <w:rsid w:val="006F318A"/>
    <w:rsid w:val="006F353C"/>
    <w:rsid w:val="006F379D"/>
    <w:rsid w:val="006F7606"/>
    <w:rsid w:val="00700056"/>
    <w:rsid w:val="007003B4"/>
    <w:rsid w:val="00700D80"/>
    <w:rsid w:val="007014C2"/>
    <w:rsid w:val="0070362A"/>
    <w:rsid w:val="00705309"/>
    <w:rsid w:val="007056BB"/>
    <w:rsid w:val="00706243"/>
    <w:rsid w:val="007068AF"/>
    <w:rsid w:val="00706CF0"/>
    <w:rsid w:val="00707028"/>
    <w:rsid w:val="00707516"/>
    <w:rsid w:val="007117C4"/>
    <w:rsid w:val="00712A69"/>
    <w:rsid w:val="00712C97"/>
    <w:rsid w:val="007144AE"/>
    <w:rsid w:val="00714507"/>
    <w:rsid w:val="007146F7"/>
    <w:rsid w:val="007148E7"/>
    <w:rsid w:val="00714FD8"/>
    <w:rsid w:val="007160DF"/>
    <w:rsid w:val="00716339"/>
    <w:rsid w:val="00716573"/>
    <w:rsid w:val="00717A12"/>
    <w:rsid w:val="00720337"/>
    <w:rsid w:val="007216E3"/>
    <w:rsid w:val="007226BC"/>
    <w:rsid w:val="00722FBE"/>
    <w:rsid w:val="00723AEF"/>
    <w:rsid w:val="00723FFF"/>
    <w:rsid w:val="00725751"/>
    <w:rsid w:val="007258B1"/>
    <w:rsid w:val="00726B36"/>
    <w:rsid w:val="00727590"/>
    <w:rsid w:val="0072799E"/>
    <w:rsid w:val="00727FCE"/>
    <w:rsid w:val="0073052D"/>
    <w:rsid w:val="00733088"/>
    <w:rsid w:val="00733DDF"/>
    <w:rsid w:val="00733E7A"/>
    <w:rsid w:val="00734CA0"/>
    <w:rsid w:val="007352B9"/>
    <w:rsid w:val="007357D8"/>
    <w:rsid w:val="007358FE"/>
    <w:rsid w:val="00735C37"/>
    <w:rsid w:val="00737447"/>
    <w:rsid w:val="00740B28"/>
    <w:rsid w:val="00740D7D"/>
    <w:rsid w:val="00741DB0"/>
    <w:rsid w:val="00745649"/>
    <w:rsid w:val="0074609D"/>
    <w:rsid w:val="00746394"/>
    <w:rsid w:val="00747E5D"/>
    <w:rsid w:val="0075096E"/>
    <w:rsid w:val="0075121D"/>
    <w:rsid w:val="00751C01"/>
    <w:rsid w:val="00753AC3"/>
    <w:rsid w:val="00753ADD"/>
    <w:rsid w:val="00753F11"/>
    <w:rsid w:val="00754939"/>
    <w:rsid w:val="00755AC1"/>
    <w:rsid w:val="00756629"/>
    <w:rsid w:val="007569D8"/>
    <w:rsid w:val="00757EBF"/>
    <w:rsid w:val="00760E28"/>
    <w:rsid w:val="007613A4"/>
    <w:rsid w:val="00761702"/>
    <w:rsid w:val="00763115"/>
    <w:rsid w:val="00764B8C"/>
    <w:rsid w:val="007666D0"/>
    <w:rsid w:val="00766914"/>
    <w:rsid w:val="00766B96"/>
    <w:rsid w:val="007673A7"/>
    <w:rsid w:val="007705D3"/>
    <w:rsid w:val="007705D9"/>
    <w:rsid w:val="007717A9"/>
    <w:rsid w:val="00772167"/>
    <w:rsid w:val="0077361D"/>
    <w:rsid w:val="00773987"/>
    <w:rsid w:val="00774725"/>
    <w:rsid w:val="00774C0B"/>
    <w:rsid w:val="0077599F"/>
    <w:rsid w:val="00775DED"/>
    <w:rsid w:val="00776254"/>
    <w:rsid w:val="00776BF6"/>
    <w:rsid w:val="0077776D"/>
    <w:rsid w:val="00780607"/>
    <w:rsid w:val="0078204B"/>
    <w:rsid w:val="00782816"/>
    <w:rsid w:val="00783DEB"/>
    <w:rsid w:val="00784C4D"/>
    <w:rsid w:val="007851F0"/>
    <w:rsid w:val="00785787"/>
    <w:rsid w:val="00785C3A"/>
    <w:rsid w:val="00785F65"/>
    <w:rsid w:val="007870DC"/>
    <w:rsid w:val="007875E6"/>
    <w:rsid w:val="00787BB6"/>
    <w:rsid w:val="00787BCC"/>
    <w:rsid w:val="00790CDB"/>
    <w:rsid w:val="007912B0"/>
    <w:rsid w:val="00791516"/>
    <w:rsid w:val="0079357C"/>
    <w:rsid w:val="00793B66"/>
    <w:rsid w:val="00794884"/>
    <w:rsid w:val="00794994"/>
    <w:rsid w:val="00795590"/>
    <w:rsid w:val="007964CB"/>
    <w:rsid w:val="00796CFE"/>
    <w:rsid w:val="00796DE4"/>
    <w:rsid w:val="007A14FD"/>
    <w:rsid w:val="007A1894"/>
    <w:rsid w:val="007A1C01"/>
    <w:rsid w:val="007A2C62"/>
    <w:rsid w:val="007A4117"/>
    <w:rsid w:val="007A41D0"/>
    <w:rsid w:val="007A4F08"/>
    <w:rsid w:val="007A5B02"/>
    <w:rsid w:val="007B03FA"/>
    <w:rsid w:val="007B1F94"/>
    <w:rsid w:val="007B280F"/>
    <w:rsid w:val="007B2B72"/>
    <w:rsid w:val="007B38FC"/>
    <w:rsid w:val="007B4E39"/>
    <w:rsid w:val="007B56D7"/>
    <w:rsid w:val="007B66EE"/>
    <w:rsid w:val="007B6D58"/>
    <w:rsid w:val="007C00A8"/>
    <w:rsid w:val="007C12D7"/>
    <w:rsid w:val="007C1323"/>
    <w:rsid w:val="007C3729"/>
    <w:rsid w:val="007C4055"/>
    <w:rsid w:val="007C42AE"/>
    <w:rsid w:val="007C4C4E"/>
    <w:rsid w:val="007C4D16"/>
    <w:rsid w:val="007C53A2"/>
    <w:rsid w:val="007C5465"/>
    <w:rsid w:val="007C5EA6"/>
    <w:rsid w:val="007C62F2"/>
    <w:rsid w:val="007C7214"/>
    <w:rsid w:val="007C7421"/>
    <w:rsid w:val="007C78FE"/>
    <w:rsid w:val="007D03D3"/>
    <w:rsid w:val="007D0ED5"/>
    <w:rsid w:val="007D1C3B"/>
    <w:rsid w:val="007D34C2"/>
    <w:rsid w:val="007D3B4F"/>
    <w:rsid w:val="007D5170"/>
    <w:rsid w:val="007D5737"/>
    <w:rsid w:val="007D583C"/>
    <w:rsid w:val="007D6EFD"/>
    <w:rsid w:val="007D7E9D"/>
    <w:rsid w:val="007D7F41"/>
    <w:rsid w:val="007E15FE"/>
    <w:rsid w:val="007E1D45"/>
    <w:rsid w:val="007E289A"/>
    <w:rsid w:val="007E2E6C"/>
    <w:rsid w:val="007E4B1F"/>
    <w:rsid w:val="007E5ECC"/>
    <w:rsid w:val="007E6426"/>
    <w:rsid w:val="007E6862"/>
    <w:rsid w:val="007E7CED"/>
    <w:rsid w:val="007F4405"/>
    <w:rsid w:val="007F4E01"/>
    <w:rsid w:val="007F5602"/>
    <w:rsid w:val="007F6AD0"/>
    <w:rsid w:val="007F6C1C"/>
    <w:rsid w:val="007F73AF"/>
    <w:rsid w:val="00801FB3"/>
    <w:rsid w:val="00802BEC"/>
    <w:rsid w:val="00803E68"/>
    <w:rsid w:val="00805106"/>
    <w:rsid w:val="00813B90"/>
    <w:rsid w:val="00813B9B"/>
    <w:rsid w:val="00813EA3"/>
    <w:rsid w:val="00817D67"/>
    <w:rsid w:val="00817E75"/>
    <w:rsid w:val="0082271B"/>
    <w:rsid w:val="00822976"/>
    <w:rsid w:val="00822992"/>
    <w:rsid w:val="00822A9F"/>
    <w:rsid w:val="00822AEE"/>
    <w:rsid w:val="00823A00"/>
    <w:rsid w:val="00824497"/>
    <w:rsid w:val="00825EAD"/>
    <w:rsid w:val="00826E12"/>
    <w:rsid w:val="00827E34"/>
    <w:rsid w:val="0083013E"/>
    <w:rsid w:val="00832B7B"/>
    <w:rsid w:val="00833CA0"/>
    <w:rsid w:val="008343B5"/>
    <w:rsid w:val="008345B4"/>
    <w:rsid w:val="0083688C"/>
    <w:rsid w:val="00840602"/>
    <w:rsid w:val="008416F7"/>
    <w:rsid w:val="00842619"/>
    <w:rsid w:val="00842B07"/>
    <w:rsid w:val="00843093"/>
    <w:rsid w:val="008443F2"/>
    <w:rsid w:val="00844EF4"/>
    <w:rsid w:val="00846124"/>
    <w:rsid w:val="00846211"/>
    <w:rsid w:val="008500D2"/>
    <w:rsid w:val="00850A72"/>
    <w:rsid w:val="0085272D"/>
    <w:rsid w:val="00852D17"/>
    <w:rsid w:val="0085310B"/>
    <w:rsid w:val="00853CDE"/>
    <w:rsid w:val="00855464"/>
    <w:rsid w:val="008568D2"/>
    <w:rsid w:val="00856C47"/>
    <w:rsid w:val="00857684"/>
    <w:rsid w:val="00860259"/>
    <w:rsid w:val="00860CE3"/>
    <w:rsid w:val="00860E6F"/>
    <w:rsid w:val="008610E3"/>
    <w:rsid w:val="00861562"/>
    <w:rsid w:val="008649B6"/>
    <w:rsid w:val="00864BCC"/>
    <w:rsid w:val="00864FE1"/>
    <w:rsid w:val="008652CB"/>
    <w:rsid w:val="00865AB5"/>
    <w:rsid w:val="00865ECC"/>
    <w:rsid w:val="008660D5"/>
    <w:rsid w:val="008670F2"/>
    <w:rsid w:val="00871703"/>
    <w:rsid w:val="00871C47"/>
    <w:rsid w:val="00872CB8"/>
    <w:rsid w:val="00874C7B"/>
    <w:rsid w:val="008760F9"/>
    <w:rsid w:val="008764CE"/>
    <w:rsid w:val="00876AA3"/>
    <w:rsid w:val="00877A21"/>
    <w:rsid w:val="008823B9"/>
    <w:rsid w:val="00882747"/>
    <w:rsid w:val="00882D6C"/>
    <w:rsid w:val="008A0F91"/>
    <w:rsid w:val="008A1643"/>
    <w:rsid w:val="008A2C42"/>
    <w:rsid w:val="008A2E56"/>
    <w:rsid w:val="008A3709"/>
    <w:rsid w:val="008A614B"/>
    <w:rsid w:val="008A660B"/>
    <w:rsid w:val="008A6E4B"/>
    <w:rsid w:val="008A798B"/>
    <w:rsid w:val="008A7C3A"/>
    <w:rsid w:val="008B232B"/>
    <w:rsid w:val="008B2E45"/>
    <w:rsid w:val="008B3F55"/>
    <w:rsid w:val="008B6D83"/>
    <w:rsid w:val="008B7399"/>
    <w:rsid w:val="008B7E1A"/>
    <w:rsid w:val="008C01F2"/>
    <w:rsid w:val="008C6004"/>
    <w:rsid w:val="008C631A"/>
    <w:rsid w:val="008D0982"/>
    <w:rsid w:val="008D0BD7"/>
    <w:rsid w:val="008D4163"/>
    <w:rsid w:val="008D5320"/>
    <w:rsid w:val="008E0F0C"/>
    <w:rsid w:val="008E2D8C"/>
    <w:rsid w:val="008E5F45"/>
    <w:rsid w:val="008E6E2E"/>
    <w:rsid w:val="008F1D68"/>
    <w:rsid w:val="008F1E4A"/>
    <w:rsid w:val="008F54EF"/>
    <w:rsid w:val="008F5987"/>
    <w:rsid w:val="00900423"/>
    <w:rsid w:val="00901C7A"/>
    <w:rsid w:val="00902919"/>
    <w:rsid w:val="00904646"/>
    <w:rsid w:val="009056BD"/>
    <w:rsid w:val="00905C4D"/>
    <w:rsid w:val="00910979"/>
    <w:rsid w:val="00910DD4"/>
    <w:rsid w:val="00911855"/>
    <w:rsid w:val="00911A1C"/>
    <w:rsid w:val="00913E1A"/>
    <w:rsid w:val="00914702"/>
    <w:rsid w:val="0091751D"/>
    <w:rsid w:val="00920C32"/>
    <w:rsid w:val="00921E10"/>
    <w:rsid w:val="009223C3"/>
    <w:rsid w:val="00923AA4"/>
    <w:rsid w:val="0092579A"/>
    <w:rsid w:val="0093022B"/>
    <w:rsid w:val="00930CDF"/>
    <w:rsid w:val="00931114"/>
    <w:rsid w:val="00933315"/>
    <w:rsid w:val="0093521A"/>
    <w:rsid w:val="0093557E"/>
    <w:rsid w:val="00935FCC"/>
    <w:rsid w:val="00936AB2"/>
    <w:rsid w:val="00937F09"/>
    <w:rsid w:val="0094176D"/>
    <w:rsid w:val="00941F1E"/>
    <w:rsid w:val="00942621"/>
    <w:rsid w:val="0094314F"/>
    <w:rsid w:val="0094532A"/>
    <w:rsid w:val="009457D3"/>
    <w:rsid w:val="009502CD"/>
    <w:rsid w:val="0095279A"/>
    <w:rsid w:val="00952C73"/>
    <w:rsid w:val="00952D15"/>
    <w:rsid w:val="00953383"/>
    <w:rsid w:val="00953521"/>
    <w:rsid w:val="009547D0"/>
    <w:rsid w:val="00957AD3"/>
    <w:rsid w:val="00957B6E"/>
    <w:rsid w:val="00957CBA"/>
    <w:rsid w:val="00957DD2"/>
    <w:rsid w:val="00960985"/>
    <w:rsid w:val="00961203"/>
    <w:rsid w:val="00961F3D"/>
    <w:rsid w:val="00963F5B"/>
    <w:rsid w:val="0096408F"/>
    <w:rsid w:val="009645CE"/>
    <w:rsid w:val="00965529"/>
    <w:rsid w:val="00965D5C"/>
    <w:rsid w:val="00966AF5"/>
    <w:rsid w:val="009677AC"/>
    <w:rsid w:val="00967CDD"/>
    <w:rsid w:val="0097092E"/>
    <w:rsid w:val="00970E4B"/>
    <w:rsid w:val="009719A6"/>
    <w:rsid w:val="0097423C"/>
    <w:rsid w:val="0097463C"/>
    <w:rsid w:val="009747C9"/>
    <w:rsid w:val="00974BE5"/>
    <w:rsid w:val="0097515C"/>
    <w:rsid w:val="00975B9A"/>
    <w:rsid w:val="00976B68"/>
    <w:rsid w:val="00977876"/>
    <w:rsid w:val="00980342"/>
    <w:rsid w:val="00984164"/>
    <w:rsid w:val="00984851"/>
    <w:rsid w:val="00984E17"/>
    <w:rsid w:val="009905A9"/>
    <w:rsid w:val="0099409E"/>
    <w:rsid w:val="0099463E"/>
    <w:rsid w:val="00994C05"/>
    <w:rsid w:val="009954C8"/>
    <w:rsid w:val="0099580A"/>
    <w:rsid w:val="00995A6E"/>
    <w:rsid w:val="00995E87"/>
    <w:rsid w:val="00996AF8"/>
    <w:rsid w:val="00997033"/>
    <w:rsid w:val="009972A7"/>
    <w:rsid w:val="009A27DF"/>
    <w:rsid w:val="009A31E5"/>
    <w:rsid w:val="009A37DF"/>
    <w:rsid w:val="009A4066"/>
    <w:rsid w:val="009A43D7"/>
    <w:rsid w:val="009A49A5"/>
    <w:rsid w:val="009A66C4"/>
    <w:rsid w:val="009A7587"/>
    <w:rsid w:val="009A7D81"/>
    <w:rsid w:val="009B1BB6"/>
    <w:rsid w:val="009B3021"/>
    <w:rsid w:val="009B3F27"/>
    <w:rsid w:val="009B4811"/>
    <w:rsid w:val="009B4999"/>
    <w:rsid w:val="009B532E"/>
    <w:rsid w:val="009B583E"/>
    <w:rsid w:val="009C0946"/>
    <w:rsid w:val="009C0C00"/>
    <w:rsid w:val="009C1D81"/>
    <w:rsid w:val="009C2CC0"/>
    <w:rsid w:val="009C2EFB"/>
    <w:rsid w:val="009C3577"/>
    <w:rsid w:val="009C3FC4"/>
    <w:rsid w:val="009C6949"/>
    <w:rsid w:val="009D2494"/>
    <w:rsid w:val="009D275F"/>
    <w:rsid w:val="009D2F9A"/>
    <w:rsid w:val="009D30A5"/>
    <w:rsid w:val="009D350B"/>
    <w:rsid w:val="009D4DEB"/>
    <w:rsid w:val="009D506D"/>
    <w:rsid w:val="009D6090"/>
    <w:rsid w:val="009D75C5"/>
    <w:rsid w:val="009E1422"/>
    <w:rsid w:val="009E1CF2"/>
    <w:rsid w:val="009E1E11"/>
    <w:rsid w:val="009E3C9F"/>
    <w:rsid w:val="009E3CDA"/>
    <w:rsid w:val="009E3E97"/>
    <w:rsid w:val="009E3EBC"/>
    <w:rsid w:val="009E4B18"/>
    <w:rsid w:val="009E6D70"/>
    <w:rsid w:val="009E79EB"/>
    <w:rsid w:val="009E7B8D"/>
    <w:rsid w:val="009E7D7B"/>
    <w:rsid w:val="009F0BC5"/>
    <w:rsid w:val="009F1030"/>
    <w:rsid w:val="009F25AE"/>
    <w:rsid w:val="009F3B08"/>
    <w:rsid w:val="009F692B"/>
    <w:rsid w:val="009F6C53"/>
    <w:rsid w:val="009F7061"/>
    <w:rsid w:val="00A00A6F"/>
    <w:rsid w:val="00A00E08"/>
    <w:rsid w:val="00A02D01"/>
    <w:rsid w:val="00A03F4C"/>
    <w:rsid w:val="00A03FA0"/>
    <w:rsid w:val="00A05B39"/>
    <w:rsid w:val="00A060F7"/>
    <w:rsid w:val="00A07A60"/>
    <w:rsid w:val="00A07DCF"/>
    <w:rsid w:val="00A1073A"/>
    <w:rsid w:val="00A1079B"/>
    <w:rsid w:val="00A1374E"/>
    <w:rsid w:val="00A145FD"/>
    <w:rsid w:val="00A15731"/>
    <w:rsid w:val="00A15A50"/>
    <w:rsid w:val="00A167E1"/>
    <w:rsid w:val="00A174A5"/>
    <w:rsid w:val="00A201A2"/>
    <w:rsid w:val="00A212E3"/>
    <w:rsid w:val="00A22958"/>
    <w:rsid w:val="00A22CC5"/>
    <w:rsid w:val="00A24708"/>
    <w:rsid w:val="00A25C5E"/>
    <w:rsid w:val="00A26AEB"/>
    <w:rsid w:val="00A26FEE"/>
    <w:rsid w:val="00A270A7"/>
    <w:rsid w:val="00A302CC"/>
    <w:rsid w:val="00A31B59"/>
    <w:rsid w:val="00A31BD8"/>
    <w:rsid w:val="00A33E25"/>
    <w:rsid w:val="00A34AC4"/>
    <w:rsid w:val="00A352A9"/>
    <w:rsid w:val="00A35721"/>
    <w:rsid w:val="00A3580B"/>
    <w:rsid w:val="00A36027"/>
    <w:rsid w:val="00A3650E"/>
    <w:rsid w:val="00A40839"/>
    <w:rsid w:val="00A40FEA"/>
    <w:rsid w:val="00A412DB"/>
    <w:rsid w:val="00A418F8"/>
    <w:rsid w:val="00A41A91"/>
    <w:rsid w:val="00A41B68"/>
    <w:rsid w:val="00A41D9E"/>
    <w:rsid w:val="00A44AFD"/>
    <w:rsid w:val="00A4566B"/>
    <w:rsid w:val="00A478F7"/>
    <w:rsid w:val="00A5144B"/>
    <w:rsid w:val="00A5158D"/>
    <w:rsid w:val="00A52F16"/>
    <w:rsid w:val="00A5331A"/>
    <w:rsid w:val="00A56898"/>
    <w:rsid w:val="00A57BD0"/>
    <w:rsid w:val="00A6177C"/>
    <w:rsid w:val="00A61979"/>
    <w:rsid w:val="00A6202B"/>
    <w:rsid w:val="00A620EC"/>
    <w:rsid w:val="00A63B8B"/>
    <w:rsid w:val="00A644EE"/>
    <w:rsid w:val="00A64966"/>
    <w:rsid w:val="00A66B5D"/>
    <w:rsid w:val="00A67FCA"/>
    <w:rsid w:val="00A713E0"/>
    <w:rsid w:val="00A71413"/>
    <w:rsid w:val="00A71E1C"/>
    <w:rsid w:val="00A72170"/>
    <w:rsid w:val="00A72691"/>
    <w:rsid w:val="00A74833"/>
    <w:rsid w:val="00A74A69"/>
    <w:rsid w:val="00A75205"/>
    <w:rsid w:val="00A80052"/>
    <w:rsid w:val="00A81FF8"/>
    <w:rsid w:val="00A84A45"/>
    <w:rsid w:val="00A85F02"/>
    <w:rsid w:val="00A86806"/>
    <w:rsid w:val="00A90E2A"/>
    <w:rsid w:val="00A918A0"/>
    <w:rsid w:val="00A939A2"/>
    <w:rsid w:val="00A93A45"/>
    <w:rsid w:val="00A9569A"/>
    <w:rsid w:val="00A97556"/>
    <w:rsid w:val="00A97817"/>
    <w:rsid w:val="00A97BD6"/>
    <w:rsid w:val="00AA0E86"/>
    <w:rsid w:val="00AA1106"/>
    <w:rsid w:val="00AA1870"/>
    <w:rsid w:val="00AA1AA0"/>
    <w:rsid w:val="00AA262A"/>
    <w:rsid w:val="00AA3157"/>
    <w:rsid w:val="00AA3B08"/>
    <w:rsid w:val="00AA5449"/>
    <w:rsid w:val="00AA5B0E"/>
    <w:rsid w:val="00AA6257"/>
    <w:rsid w:val="00AA688A"/>
    <w:rsid w:val="00AA69D1"/>
    <w:rsid w:val="00AA7AA2"/>
    <w:rsid w:val="00AA7BD5"/>
    <w:rsid w:val="00AB09DD"/>
    <w:rsid w:val="00AB1FB9"/>
    <w:rsid w:val="00AB260F"/>
    <w:rsid w:val="00AB7B20"/>
    <w:rsid w:val="00AC06D2"/>
    <w:rsid w:val="00AC0C13"/>
    <w:rsid w:val="00AC3F96"/>
    <w:rsid w:val="00AC4707"/>
    <w:rsid w:val="00AC596F"/>
    <w:rsid w:val="00AC6BC5"/>
    <w:rsid w:val="00AC742E"/>
    <w:rsid w:val="00AC795C"/>
    <w:rsid w:val="00AC7AFB"/>
    <w:rsid w:val="00AC7BC5"/>
    <w:rsid w:val="00AD04AD"/>
    <w:rsid w:val="00AD057F"/>
    <w:rsid w:val="00AD2262"/>
    <w:rsid w:val="00AD2514"/>
    <w:rsid w:val="00AD3C2E"/>
    <w:rsid w:val="00AD44C3"/>
    <w:rsid w:val="00AD47C6"/>
    <w:rsid w:val="00AD4D62"/>
    <w:rsid w:val="00AD6853"/>
    <w:rsid w:val="00AD794F"/>
    <w:rsid w:val="00AE0697"/>
    <w:rsid w:val="00AE1B67"/>
    <w:rsid w:val="00AE24EC"/>
    <w:rsid w:val="00AE3E5A"/>
    <w:rsid w:val="00AE4B6D"/>
    <w:rsid w:val="00AE52C3"/>
    <w:rsid w:val="00AE671C"/>
    <w:rsid w:val="00AF0E0A"/>
    <w:rsid w:val="00AF13CB"/>
    <w:rsid w:val="00AF24B1"/>
    <w:rsid w:val="00AF38A9"/>
    <w:rsid w:val="00AF42FE"/>
    <w:rsid w:val="00AF5C45"/>
    <w:rsid w:val="00AF7E33"/>
    <w:rsid w:val="00B00306"/>
    <w:rsid w:val="00B01978"/>
    <w:rsid w:val="00B02F4F"/>
    <w:rsid w:val="00B03EF7"/>
    <w:rsid w:val="00B042AB"/>
    <w:rsid w:val="00B0565A"/>
    <w:rsid w:val="00B06AF5"/>
    <w:rsid w:val="00B07E77"/>
    <w:rsid w:val="00B10AA9"/>
    <w:rsid w:val="00B11BC7"/>
    <w:rsid w:val="00B11FB6"/>
    <w:rsid w:val="00B1211B"/>
    <w:rsid w:val="00B15638"/>
    <w:rsid w:val="00B2027F"/>
    <w:rsid w:val="00B20501"/>
    <w:rsid w:val="00B22231"/>
    <w:rsid w:val="00B22507"/>
    <w:rsid w:val="00B22677"/>
    <w:rsid w:val="00B231E0"/>
    <w:rsid w:val="00B23B8F"/>
    <w:rsid w:val="00B2540D"/>
    <w:rsid w:val="00B258D9"/>
    <w:rsid w:val="00B26080"/>
    <w:rsid w:val="00B26538"/>
    <w:rsid w:val="00B2691D"/>
    <w:rsid w:val="00B26DAC"/>
    <w:rsid w:val="00B31678"/>
    <w:rsid w:val="00B35A3B"/>
    <w:rsid w:val="00B35EB3"/>
    <w:rsid w:val="00B40CA6"/>
    <w:rsid w:val="00B454F2"/>
    <w:rsid w:val="00B4670D"/>
    <w:rsid w:val="00B469D7"/>
    <w:rsid w:val="00B47198"/>
    <w:rsid w:val="00B47CFB"/>
    <w:rsid w:val="00B47D2B"/>
    <w:rsid w:val="00B50CC2"/>
    <w:rsid w:val="00B52A9C"/>
    <w:rsid w:val="00B52AF9"/>
    <w:rsid w:val="00B5547A"/>
    <w:rsid w:val="00B56179"/>
    <w:rsid w:val="00B57230"/>
    <w:rsid w:val="00B57B66"/>
    <w:rsid w:val="00B60125"/>
    <w:rsid w:val="00B61F4A"/>
    <w:rsid w:val="00B61FFD"/>
    <w:rsid w:val="00B636F7"/>
    <w:rsid w:val="00B63F95"/>
    <w:rsid w:val="00B70149"/>
    <w:rsid w:val="00B72D43"/>
    <w:rsid w:val="00B72F85"/>
    <w:rsid w:val="00B752EA"/>
    <w:rsid w:val="00B7640C"/>
    <w:rsid w:val="00B7650B"/>
    <w:rsid w:val="00B76F45"/>
    <w:rsid w:val="00B77CFD"/>
    <w:rsid w:val="00B77FF0"/>
    <w:rsid w:val="00B80753"/>
    <w:rsid w:val="00B81038"/>
    <w:rsid w:val="00B81ED0"/>
    <w:rsid w:val="00B82273"/>
    <w:rsid w:val="00B8262E"/>
    <w:rsid w:val="00B84E16"/>
    <w:rsid w:val="00B854C2"/>
    <w:rsid w:val="00B8688D"/>
    <w:rsid w:val="00B86EA6"/>
    <w:rsid w:val="00B873F5"/>
    <w:rsid w:val="00B909A5"/>
    <w:rsid w:val="00B9328E"/>
    <w:rsid w:val="00B95202"/>
    <w:rsid w:val="00B95D24"/>
    <w:rsid w:val="00B9605B"/>
    <w:rsid w:val="00B96081"/>
    <w:rsid w:val="00B97553"/>
    <w:rsid w:val="00BA049C"/>
    <w:rsid w:val="00BA0EC0"/>
    <w:rsid w:val="00BA265D"/>
    <w:rsid w:val="00BA28C9"/>
    <w:rsid w:val="00BA2CD0"/>
    <w:rsid w:val="00BA2E8D"/>
    <w:rsid w:val="00BA3366"/>
    <w:rsid w:val="00BA3660"/>
    <w:rsid w:val="00BA5817"/>
    <w:rsid w:val="00BA6BB5"/>
    <w:rsid w:val="00BA77C4"/>
    <w:rsid w:val="00BB0203"/>
    <w:rsid w:val="00BB04D7"/>
    <w:rsid w:val="00BB0AC8"/>
    <w:rsid w:val="00BB0C48"/>
    <w:rsid w:val="00BB149A"/>
    <w:rsid w:val="00BB1AB0"/>
    <w:rsid w:val="00BB1D61"/>
    <w:rsid w:val="00BB256C"/>
    <w:rsid w:val="00BB5B3B"/>
    <w:rsid w:val="00BB73F6"/>
    <w:rsid w:val="00BC1A98"/>
    <w:rsid w:val="00BC1B05"/>
    <w:rsid w:val="00BC1D27"/>
    <w:rsid w:val="00BC250F"/>
    <w:rsid w:val="00BC54AD"/>
    <w:rsid w:val="00BC58CA"/>
    <w:rsid w:val="00BC5DB1"/>
    <w:rsid w:val="00BC5FAF"/>
    <w:rsid w:val="00BC74F7"/>
    <w:rsid w:val="00BD0192"/>
    <w:rsid w:val="00BD031A"/>
    <w:rsid w:val="00BD2E8F"/>
    <w:rsid w:val="00BD502F"/>
    <w:rsid w:val="00BD60E8"/>
    <w:rsid w:val="00BD6300"/>
    <w:rsid w:val="00BD6F86"/>
    <w:rsid w:val="00BE02C3"/>
    <w:rsid w:val="00BE06D2"/>
    <w:rsid w:val="00BE0D07"/>
    <w:rsid w:val="00BE2544"/>
    <w:rsid w:val="00BE3577"/>
    <w:rsid w:val="00BE41B7"/>
    <w:rsid w:val="00BE42BE"/>
    <w:rsid w:val="00BE4637"/>
    <w:rsid w:val="00BE50A4"/>
    <w:rsid w:val="00BE5CA6"/>
    <w:rsid w:val="00BE5F63"/>
    <w:rsid w:val="00BE61FE"/>
    <w:rsid w:val="00BE6485"/>
    <w:rsid w:val="00BE6BE7"/>
    <w:rsid w:val="00BE75E1"/>
    <w:rsid w:val="00BF002C"/>
    <w:rsid w:val="00BF1965"/>
    <w:rsid w:val="00BF1E6F"/>
    <w:rsid w:val="00BF218C"/>
    <w:rsid w:val="00BF2E85"/>
    <w:rsid w:val="00BF4C79"/>
    <w:rsid w:val="00BF4CC4"/>
    <w:rsid w:val="00BF4F83"/>
    <w:rsid w:val="00BF73A9"/>
    <w:rsid w:val="00BF765F"/>
    <w:rsid w:val="00C006DF"/>
    <w:rsid w:val="00C00E8F"/>
    <w:rsid w:val="00C03F6A"/>
    <w:rsid w:val="00C042EF"/>
    <w:rsid w:val="00C0498E"/>
    <w:rsid w:val="00C05568"/>
    <w:rsid w:val="00C05D87"/>
    <w:rsid w:val="00C068DD"/>
    <w:rsid w:val="00C06B63"/>
    <w:rsid w:val="00C1060A"/>
    <w:rsid w:val="00C11409"/>
    <w:rsid w:val="00C12824"/>
    <w:rsid w:val="00C1292F"/>
    <w:rsid w:val="00C12E1E"/>
    <w:rsid w:val="00C139D8"/>
    <w:rsid w:val="00C13C6C"/>
    <w:rsid w:val="00C13F62"/>
    <w:rsid w:val="00C145AE"/>
    <w:rsid w:val="00C150A9"/>
    <w:rsid w:val="00C15CE2"/>
    <w:rsid w:val="00C17548"/>
    <w:rsid w:val="00C208B2"/>
    <w:rsid w:val="00C22CFE"/>
    <w:rsid w:val="00C24337"/>
    <w:rsid w:val="00C248C4"/>
    <w:rsid w:val="00C26441"/>
    <w:rsid w:val="00C27C3B"/>
    <w:rsid w:val="00C303BA"/>
    <w:rsid w:val="00C30562"/>
    <w:rsid w:val="00C311C9"/>
    <w:rsid w:val="00C31558"/>
    <w:rsid w:val="00C326E8"/>
    <w:rsid w:val="00C32C46"/>
    <w:rsid w:val="00C32D32"/>
    <w:rsid w:val="00C33222"/>
    <w:rsid w:val="00C33310"/>
    <w:rsid w:val="00C334A5"/>
    <w:rsid w:val="00C34FA8"/>
    <w:rsid w:val="00C35CE8"/>
    <w:rsid w:val="00C361D2"/>
    <w:rsid w:val="00C41070"/>
    <w:rsid w:val="00C417C8"/>
    <w:rsid w:val="00C426A6"/>
    <w:rsid w:val="00C42924"/>
    <w:rsid w:val="00C4296B"/>
    <w:rsid w:val="00C42D40"/>
    <w:rsid w:val="00C43691"/>
    <w:rsid w:val="00C439FE"/>
    <w:rsid w:val="00C443F8"/>
    <w:rsid w:val="00C45FA3"/>
    <w:rsid w:val="00C47AF7"/>
    <w:rsid w:val="00C47CB8"/>
    <w:rsid w:val="00C53D0F"/>
    <w:rsid w:val="00C54858"/>
    <w:rsid w:val="00C553E8"/>
    <w:rsid w:val="00C55451"/>
    <w:rsid w:val="00C55472"/>
    <w:rsid w:val="00C55517"/>
    <w:rsid w:val="00C55667"/>
    <w:rsid w:val="00C55A5B"/>
    <w:rsid w:val="00C5639B"/>
    <w:rsid w:val="00C564EB"/>
    <w:rsid w:val="00C57F82"/>
    <w:rsid w:val="00C60A44"/>
    <w:rsid w:val="00C60BBF"/>
    <w:rsid w:val="00C61BFF"/>
    <w:rsid w:val="00C6270E"/>
    <w:rsid w:val="00C6402C"/>
    <w:rsid w:val="00C645F1"/>
    <w:rsid w:val="00C67571"/>
    <w:rsid w:val="00C679B5"/>
    <w:rsid w:val="00C67A04"/>
    <w:rsid w:val="00C70098"/>
    <w:rsid w:val="00C7100A"/>
    <w:rsid w:val="00C71601"/>
    <w:rsid w:val="00C722B5"/>
    <w:rsid w:val="00C74306"/>
    <w:rsid w:val="00C745E7"/>
    <w:rsid w:val="00C75282"/>
    <w:rsid w:val="00C7600E"/>
    <w:rsid w:val="00C8253D"/>
    <w:rsid w:val="00C848DA"/>
    <w:rsid w:val="00C849FF"/>
    <w:rsid w:val="00C84F62"/>
    <w:rsid w:val="00C9182F"/>
    <w:rsid w:val="00C91B78"/>
    <w:rsid w:val="00C92ED2"/>
    <w:rsid w:val="00C92FA2"/>
    <w:rsid w:val="00C93634"/>
    <w:rsid w:val="00C93B31"/>
    <w:rsid w:val="00C9417C"/>
    <w:rsid w:val="00C942F8"/>
    <w:rsid w:val="00C94795"/>
    <w:rsid w:val="00C978FE"/>
    <w:rsid w:val="00CA15A7"/>
    <w:rsid w:val="00CA1BBC"/>
    <w:rsid w:val="00CA1CFE"/>
    <w:rsid w:val="00CA3D98"/>
    <w:rsid w:val="00CA4114"/>
    <w:rsid w:val="00CA4FDC"/>
    <w:rsid w:val="00CA6065"/>
    <w:rsid w:val="00CA60EF"/>
    <w:rsid w:val="00CA6185"/>
    <w:rsid w:val="00CA674C"/>
    <w:rsid w:val="00CA695D"/>
    <w:rsid w:val="00CA6978"/>
    <w:rsid w:val="00CA69C5"/>
    <w:rsid w:val="00CA7BF5"/>
    <w:rsid w:val="00CB0224"/>
    <w:rsid w:val="00CB0840"/>
    <w:rsid w:val="00CB2191"/>
    <w:rsid w:val="00CB2D47"/>
    <w:rsid w:val="00CB2D7D"/>
    <w:rsid w:val="00CB39A8"/>
    <w:rsid w:val="00CB5B2B"/>
    <w:rsid w:val="00CB6E7B"/>
    <w:rsid w:val="00CC0463"/>
    <w:rsid w:val="00CC122A"/>
    <w:rsid w:val="00CC18CC"/>
    <w:rsid w:val="00CC1953"/>
    <w:rsid w:val="00CC1B93"/>
    <w:rsid w:val="00CC3A25"/>
    <w:rsid w:val="00CC3CCD"/>
    <w:rsid w:val="00CC4315"/>
    <w:rsid w:val="00CC5308"/>
    <w:rsid w:val="00CC5793"/>
    <w:rsid w:val="00CC603F"/>
    <w:rsid w:val="00CC70F9"/>
    <w:rsid w:val="00CD16A9"/>
    <w:rsid w:val="00CD1A43"/>
    <w:rsid w:val="00CD4231"/>
    <w:rsid w:val="00CD5749"/>
    <w:rsid w:val="00CD5A2A"/>
    <w:rsid w:val="00CD6806"/>
    <w:rsid w:val="00CD6AC0"/>
    <w:rsid w:val="00CD711C"/>
    <w:rsid w:val="00CD75DD"/>
    <w:rsid w:val="00CE0751"/>
    <w:rsid w:val="00CE16EB"/>
    <w:rsid w:val="00CE1B5A"/>
    <w:rsid w:val="00CE1B79"/>
    <w:rsid w:val="00CE3191"/>
    <w:rsid w:val="00CE329F"/>
    <w:rsid w:val="00CE4728"/>
    <w:rsid w:val="00CE4A60"/>
    <w:rsid w:val="00CE5326"/>
    <w:rsid w:val="00CE5C62"/>
    <w:rsid w:val="00CE6015"/>
    <w:rsid w:val="00CE62F0"/>
    <w:rsid w:val="00CF0593"/>
    <w:rsid w:val="00CF0C73"/>
    <w:rsid w:val="00CF1208"/>
    <w:rsid w:val="00CF2145"/>
    <w:rsid w:val="00CF3FA2"/>
    <w:rsid w:val="00CF46BC"/>
    <w:rsid w:val="00CF4B0B"/>
    <w:rsid w:val="00CF6087"/>
    <w:rsid w:val="00CF6AC6"/>
    <w:rsid w:val="00CF70CD"/>
    <w:rsid w:val="00CF7644"/>
    <w:rsid w:val="00CF7B27"/>
    <w:rsid w:val="00D004A2"/>
    <w:rsid w:val="00D02629"/>
    <w:rsid w:val="00D04989"/>
    <w:rsid w:val="00D050D8"/>
    <w:rsid w:val="00D05A4F"/>
    <w:rsid w:val="00D06442"/>
    <w:rsid w:val="00D06918"/>
    <w:rsid w:val="00D07616"/>
    <w:rsid w:val="00D07B01"/>
    <w:rsid w:val="00D07B3A"/>
    <w:rsid w:val="00D11D3E"/>
    <w:rsid w:val="00D13112"/>
    <w:rsid w:val="00D14483"/>
    <w:rsid w:val="00D15791"/>
    <w:rsid w:val="00D15FBB"/>
    <w:rsid w:val="00D20920"/>
    <w:rsid w:val="00D216B4"/>
    <w:rsid w:val="00D2232C"/>
    <w:rsid w:val="00D22332"/>
    <w:rsid w:val="00D2280F"/>
    <w:rsid w:val="00D23828"/>
    <w:rsid w:val="00D23E65"/>
    <w:rsid w:val="00D24A2B"/>
    <w:rsid w:val="00D24B68"/>
    <w:rsid w:val="00D24FF7"/>
    <w:rsid w:val="00D27CB6"/>
    <w:rsid w:val="00D30B22"/>
    <w:rsid w:val="00D3140D"/>
    <w:rsid w:val="00D314F4"/>
    <w:rsid w:val="00D3303C"/>
    <w:rsid w:val="00D3509E"/>
    <w:rsid w:val="00D351D2"/>
    <w:rsid w:val="00D365B3"/>
    <w:rsid w:val="00D36D72"/>
    <w:rsid w:val="00D37A89"/>
    <w:rsid w:val="00D4036C"/>
    <w:rsid w:val="00D4132A"/>
    <w:rsid w:val="00D41AC6"/>
    <w:rsid w:val="00D446F8"/>
    <w:rsid w:val="00D4523D"/>
    <w:rsid w:val="00D468D4"/>
    <w:rsid w:val="00D46B7B"/>
    <w:rsid w:val="00D47818"/>
    <w:rsid w:val="00D478A3"/>
    <w:rsid w:val="00D47A0F"/>
    <w:rsid w:val="00D51682"/>
    <w:rsid w:val="00D51E1A"/>
    <w:rsid w:val="00D530CC"/>
    <w:rsid w:val="00D532CF"/>
    <w:rsid w:val="00D53B62"/>
    <w:rsid w:val="00D53D56"/>
    <w:rsid w:val="00D5464C"/>
    <w:rsid w:val="00D54AAA"/>
    <w:rsid w:val="00D54DA1"/>
    <w:rsid w:val="00D54F30"/>
    <w:rsid w:val="00D55190"/>
    <w:rsid w:val="00D55327"/>
    <w:rsid w:val="00D55AA2"/>
    <w:rsid w:val="00D57323"/>
    <w:rsid w:val="00D612A8"/>
    <w:rsid w:val="00D615B6"/>
    <w:rsid w:val="00D61AE9"/>
    <w:rsid w:val="00D61F52"/>
    <w:rsid w:val="00D626B2"/>
    <w:rsid w:val="00D64225"/>
    <w:rsid w:val="00D666B8"/>
    <w:rsid w:val="00D67ADB"/>
    <w:rsid w:val="00D71B36"/>
    <w:rsid w:val="00D74971"/>
    <w:rsid w:val="00D74E61"/>
    <w:rsid w:val="00D76CD3"/>
    <w:rsid w:val="00D770AE"/>
    <w:rsid w:val="00D77B60"/>
    <w:rsid w:val="00D77C2E"/>
    <w:rsid w:val="00D77FF6"/>
    <w:rsid w:val="00D8025F"/>
    <w:rsid w:val="00D8177E"/>
    <w:rsid w:val="00D82232"/>
    <w:rsid w:val="00D82F7E"/>
    <w:rsid w:val="00D8458A"/>
    <w:rsid w:val="00D850B9"/>
    <w:rsid w:val="00D854C4"/>
    <w:rsid w:val="00D855DB"/>
    <w:rsid w:val="00D8789D"/>
    <w:rsid w:val="00D90EB6"/>
    <w:rsid w:val="00D91A73"/>
    <w:rsid w:val="00D92706"/>
    <w:rsid w:val="00D92766"/>
    <w:rsid w:val="00D928F5"/>
    <w:rsid w:val="00D92BBA"/>
    <w:rsid w:val="00D92FE8"/>
    <w:rsid w:val="00D9458C"/>
    <w:rsid w:val="00D95AA5"/>
    <w:rsid w:val="00D96333"/>
    <w:rsid w:val="00D9760B"/>
    <w:rsid w:val="00DA261C"/>
    <w:rsid w:val="00DA3039"/>
    <w:rsid w:val="00DA5537"/>
    <w:rsid w:val="00DA5FE3"/>
    <w:rsid w:val="00DA7B89"/>
    <w:rsid w:val="00DB4D6C"/>
    <w:rsid w:val="00DB5487"/>
    <w:rsid w:val="00DB60B0"/>
    <w:rsid w:val="00DB730B"/>
    <w:rsid w:val="00DC1A7E"/>
    <w:rsid w:val="00DC24D2"/>
    <w:rsid w:val="00DC3883"/>
    <w:rsid w:val="00DC6077"/>
    <w:rsid w:val="00DC70F5"/>
    <w:rsid w:val="00DD177C"/>
    <w:rsid w:val="00DD19B5"/>
    <w:rsid w:val="00DD254E"/>
    <w:rsid w:val="00DD2B7D"/>
    <w:rsid w:val="00DD2F35"/>
    <w:rsid w:val="00DD52C4"/>
    <w:rsid w:val="00DD6444"/>
    <w:rsid w:val="00DD6718"/>
    <w:rsid w:val="00DD781A"/>
    <w:rsid w:val="00DE0006"/>
    <w:rsid w:val="00DE048E"/>
    <w:rsid w:val="00DE1655"/>
    <w:rsid w:val="00DE1819"/>
    <w:rsid w:val="00DE2590"/>
    <w:rsid w:val="00DE3273"/>
    <w:rsid w:val="00DE469E"/>
    <w:rsid w:val="00DE58AC"/>
    <w:rsid w:val="00DE5E69"/>
    <w:rsid w:val="00DE6022"/>
    <w:rsid w:val="00DE6244"/>
    <w:rsid w:val="00DE66AA"/>
    <w:rsid w:val="00DE7435"/>
    <w:rsid w:val="00DF05E7"/>
    <w:rsid w:val="00DF0A36"/>
    <w:rsid w:val="00DF0C05"/>
    <w:rsid w:val="00DF38DC"/>
    <w:rsid w:val="00DF3D75"/>
    <w:rsid w:val="00DF43AE"/>
    <w:rsid w:val="00DF45F9"/>
    <w:rsid w:val="00DF6014"/>
    <w:rsid w:val="00DF6321"/>
    <w:rsid w:val="00E01034"/>
    <w:rsid w:val="00E021D7"/>
    <w:rsid w:val="00E02B8B"/>
    <w:rsid w:val="00E03919"/>
    <w:rsid w:val="00E045C9"/>
    <w:rsid w:val="00E07D4F"/>
    <w:rsid w:val="00E10323"/>
    <w:rsid w:val="00E1084A"/>
    <w:rsid w:val="00E11208"/>
    <w:rsid w:val="00E11364"/>
    <w:rsid w:val="00E11784"/>
    <w:rsid w:val="00E11DC5"/>
    <w:rsid w:val="00E12332"/>
    <w:rsid w:val="00E12357"/>
    <w:rsid w:val="00E12B1E"/>
    <w:rsid w:val="00E13E21"/>
    <w:rsid w:val="00E156C4"/>
    <w:rsid w:val="00E15709"/>
    <w:rsid w:val="00E15849"/>
    <w:rsid w:val="00E176BC"/>
    <w:rsid w:val="00E17869"/>
    <w:rsid w:val="00E20140"/>
    <w:rsid w:val="00E2052B"/>
    <w:rsid w:val="00E21269"/>
    <w:rsid w:val="00E22D6C"/>
    <w:rsid w:val="00E25E13"/>
    <w:rsid w:val="00E27A86"/>
    <w:rsid w:val="00E30B11"/>
    <w:rsid w:val="00E31568"/>
    <w:rsid w:val="00E32077"/>
    <w:rsid w:val="00E3266A"/>
    <w:rsid w:val="00E32DC8"/>
    <w:rsid w:val="00E33614"/>
    <w:rsid w:val="00E34FFA"/>
    <w:rsid w:val="00E35370"/>
    <w:rsid w:val="00E3551C"/>
    <w:rsid w:val="00E363BC"/>
    <w:rsid w:val="00E36EC8"/>
    <w:rsid w:val="00E3715E"/>
    <w:rsid w:val="00E377D9"/>
    <w:rsid w:val="00E37D6C"/>
    <w:rsid w:val="00E40947"/>
    <w:rsid w:val="00E4150B"/>
    <w:rsid w:val="00E42240"/>
    <w:rsid w:val="00E436D5"/>
    <w:rsid w:val="00E43957"/>
    <w:rsid w:val="00E43D85"/>
    <w:rsid w:val="00E44B3C"/>
    <w:rsid w:val="00E45C12"/>
    <w:rsid w:val="00E505EE"/>
    <w:rsid w:val="00E51B82"/>
    <w:rsid w:val="00E51CB6"/>
    <w:rsid w:val="00E52D79"/>
    <w:rsid w:val="00E53FD2"/>
    <w:rsid w:val="00E547BF"/>
    <w:rsid w:val="00E54BD7"/>
    <w:rsid w:val="00E5507A"/>
    <w:rsid w:val="00E576D4"/>
    <w:rsid w:val="00E57990"/>
    <w:rsid w:val="00E600A9"/>
    <w:rsid w:val="00E6017A"/>
    <w:rsid w:val="00E6096F"/>
    <w:rsid w:val="00E60A8D"/>
    <w:rsid w:val="00E60CCB"/>
    <w:rsid w:val="00E619AC"/>
    <w:rsid w:val="00E61A2C"/>
    <w:rsid w:val="00E626D3"/>
    <w:rsid w:val="00E626FB"/>
    <w:rsid w:val="00E633AB"/>
    <w:rsid w:val="00E63F24"/>
    <w:rsid w:val="00E64A3A"/>
    <w:rsid w:val="00E6604B"/>
    <w:rsid w:val="00E6615B"/>
    <w:rsid w:val="00E67596"/>
    <w:rsid w:val="00E67D41"/>
    <w:rsid w:val="00E67E59"/>
    <w:rsid w:val="00E70F73"/>
    <w:rsid w:val="00E72115"/>
    <w:rsid w:val="00E727DA"/>
    <w:rsid w:val="00E73325"/>
    <w:rsid w:val="00E74CEA"/>
    <w:rsid w:val="00E76584"/>
    <w:rsid w:val="00E76601"/>
    <w:rsid w:val="00E76D5E"/>
    <w:rsid w:val="00E76D82"/>
    <w:rsid w:val="00E771EF"/>
    <w:rsid w:val="00E77B92"/>
    <w:rsid w:val="00E77CFB"/>
    <w:rsid w:val="00E8033F"/>
    <w:rsid w:val="00E80472"/>
    <w:rsid w:val="00E80E99"/>
    <w:rsid w:val="00E81417"/>
    <w:rsid w:val="00E8292D"/>
    <w:rsid w:val="00E85A43"/>
    <w:rsid w:val="00E86D39"/>
    <w:rsid w:val="00E90477"/>
    <w:rsid w:val="00E9089B"/>
    <w:rsid w:val="00E910C8"/>
    <w:rsid w:val="00E91B08"/>
    <w:rsid w:val="00E920DD"/>
    <w:rsid w:val="00E933BB"/>
    <w:rsid w:val="00E944EA"/>
    <w:rsid w:val="00E95671"/>
    <w:rsid w:val="00E957B0"/>
    <w:rsid w:val="00E966EA"/>
    <w:rsid w:val="00E97295"/>
    <w:rsid w:val="00EA0328"/>
    <w:rsid w:val="00EA142D"/>
    <w:rsid w:val="00EA3016"/>
    <w:rsid w:val="00EA3687"/>
    <w:rsid w:val="00EA3892"/>
    <w:rsid w:val="00EA391B"/>
    <w:rsid w:val="00EA41E9"/>
    <w:rsid w:val="00EA70BA"/>
    <w:rsid w:val="00EA7881"/>
    <w:rsid w:val="00EB0D69"/>
    <w:rsid w:val="00EB33CA"/>
    <w:rsid w:val="00EB386F"/>
    <w:rsid w:val="00EB3D20"/>
    <w:rsid w:val="00EB4160"/>
    <w:rsid w:val="00EB7243"/>
    <w:rsid w:val="00EC02F0"/>
    <w:rsid w:val="00EC1084"/>
    <w:rsid w:val="00EC2D3C"/>
    <w:rsid w:val="00EC34E2"/>
    <w:rsid w:val="00EC35DC"/>
    <w:rsid w:val="00EC4E50"/>
    <w:rsid w:val="00EC63ED"/>
    <w:rsid w:val="00EC699F"/>
    <w:rsid w:val="00EC7305"/>
    <w:rsid w:val="00ED21D6"/>
    <w:rsid w:val="00ED26A5"/>
    <w:rsid w:val="00ED3B62"/>
    <w:rsid w:val="00ED462B"/>
    <w:rsid w:val="00ED78B1"/>
    <w:rsid w:val="00EE1F58"/>
    <w:rsid w:val="00EE6EC3"/>
    <w:rsid w:val="00EF0325"/>
    <w:rsid w:val="00EF05CF"/>
    <w:rsid w:val="00EF096B"/>
    <w:rsid w:val="00EF201C"/>
    <w:rsid w:val="00EF2F4F"/>
    <w:rsid w:val="00EF4C5B"/>
    <w:rsid w:val="00EF6488"/>
    <w:rsid w:val="00EF6758"/>
    <w:rsid w:val="00EF6CF6"/>
    <w:rsid w:val="00EF7A52"/>
    <w:rsid w:val="00F0156B"/>
    <w:rsid w:val="00F04AF0"/>
    <w:rsid w:val="00F04FF4"/>
    <w:rsid w:val="00F06338"/>
    <w:rsid w:val="00F0760D"/>
    <w:rsid w:val="00F078B0"/>
    <w:rsid w:val="00F1051A"/>
    <w:rsid w:val="00F10630"/>
    <w:rsid w:val="00F1098D"/>
    <w:rsid w:val="00F13061"/>
    <w:rsid w:val="00F13606"/>
    <w:rsid w:val="00F140E0"/>
    <w:rsid w:val="00F14136"/>
    <w:rsid w:val="00F1718F"/>
    <w:rsid w:val="00F20839"/>
    <w:rsid w:val="00F20F0C"/>
    <w:rsid w:val="00F21482"/>
    <w:rsid w:val="00F21ACC"/>
    <w:rsid w:val="00F22487"/>
    <w:rsid w:val="00F2297D"/>
    <w:rsid w:val="00F22CAF"/>
    <w:rsid w:val="00F235E8"/>
    <w:rsid w:val="00F249CA"/>
    <w:rsid w:val="00F24FAE"/>
    <w:rsid w:val="00F25A88"/>
    <w:rsid w:val="00F2618E"/>
    <w:rsid w:val="00F30241"/>
    <w:rsid w:val="00F32128"/>
    <w:rsid w:val="00F326CB"/>
    <w:rsid w:val="00F35E59"/>
    <w:rsid w:val="00F36274"/>
    <w:rsid w:val="00F364BD"/>
    <w:rsid w:val="00F369E0"/>
    <w:rsid w:val="00F41821"/>
    <w:rsid w:val="00F4267A"/>
    <w:rsid w:val="00F4287F"/>
    <w:rsid w:val="00F42DAC"/>
    <w:rsid w:val="00F42FE9"/>
    <w:rsid w:val="00F43122"/>
    <w:rsid w:val="00F43B9C"/>
    <w:rsid w:val="00F46FD0"/>
    <w:rsid w:val="00F50385"/>
    <w:rsid w:val="00F5136B"/>
    <w:rsid w:val="00F51656"/>
    <w:rsid w:val="00F520E2"/>
    <w:rsid w:val="00F53A5A"/>
    <w:rsid w:val="00F54F21"/>
    <w:rsid w:val="00F54FE1"/>
    <w:rsid w:val="00F566F3"/>
    <w:rsid w:val="00F56DC8"/>
    <w:rsid w:val="00F6011C"/>
    <w:rsid w:val="00F601BA"/>
    <w:rsid w:val="00F60868"/>
    <w:rsid w:val="00F61C74"/>
    <w:rsid w:val="00F624CD"/>
    <w:rsid w:val="00F64EB9"/>
    <w:rsid w:val="00F653CE"/>
    <w:rsid w:val="00F65A42"/>
    <w:rsid w:val="00F66141"/>
    <w:rsid w:val="00F66613"/>
    <w:rsid w:val="00F7002C"/>
    <w:rsid w:val="00F7045C"/>
    <w:rsid w:val="00F70E45"/>
    <w:rsid w:val="00F716CE"/>
    <w:rsid w:val="00F721C0"/>
    <w:rsid w:val="00F72514"/>
    <w:rsid w:val="00F73A19"/>
    <w:rsid w:val="00F755C6"/>
    <w:rsid w:val="00F75D2D"/>
    <w:rsid w:val="00F76354"/>
    <w:rsid w:val="00F7640C"/>
    <w:rsid w:val="00F77141"/>
    <w:rsid w:val="00F77B53"/>
    <w:rsid w:val="00F8090D"/>
    <w:rsid w:val="00F81C8B"/>
    <w:rsid w:val="00F82FF0"/>
    <w:rsid w:val="00F83154"/>
    <w:rsid w:val="00F8368C"/>
    <w:rsid w:val="00F848A5"/>
    <w:rsid w:val="00F84AA8"/>
    <w:rsid w:val="00F85303"/>
    <w:rsid w:val="00F862BF"/>
    <w:rsid w:val="00F8755B"/>
    <w:rsid w:val="00F9005D"/>
    <w:rsid w:val="00F90AD8"/>
    <w:rsid w:val="00F9193E"/>
    <w:rsid w:val="00F92C16"/>
    <w:rsid w:val="00F95BD1"/>
    <w:rsid w:val="00F95D58"/>
    <w:rsid w:val="00FA087A"/>
    <w:rsid w:val="00FA1640"/>
    <w:rsid w:val="00FA1947"/>
    <w:rsid w:val="00FA1AE8"/>
    <w:rsid w:val="00FA2586"/>
    <w:rsid w:val="00FA3CD6"/>
    <w:rsid w:val="00FA562E"/>
    <w:rsid w:val="00FA64B1"/>
    <w:rsid w:val="00FA6B04"/>
    <w:rsid w:val="00FB15D8"/>
    <w:rsid w:val="00FB1646"/>
    <w:rsid w:val="00FB26D6"/>
    <w:rsid w:val="00FB32E7"/>
    <w:rsid w:val="00FB3701"/>
    <w:rsid w:val="00FB4178"/>
    <w:rsid w:val="00FB4340"/>
    <w:rsid w:val="00FB6D07"/>
    <w:rsid w:val="00FB7B7C"/>
    <w:rsid w:val="00FC053C"/>
    <w:rsid w:val="00FC08B9"/>
    <w:rsid w:val="00FC1CAD"/>
    <w:rsid w:val="00FC1FC8"/>
    <w:rsid w:val="00FC2734"/>
    <w:rsid w:val="00FC330D"/>
    <w:rsid w:val="00FC693F"/>
    <w:rsid w:val="00FC6AF0"/>
    <w:rsid w:val="00FC77E8"/>
    <w:rsid w:val="00FC7878"/>
    <w:rsid w:val="00FC78FC"/>
    <w:rsid w:val="00FD1160"/>
    <w:rsid w:val="00FD1623"/>
    <w:rsid w:val="00FD1636"/>
    <w:rsid w:val="00FD21ED"/>
    <w:rsid w:val="00FD28A8"/>
    <w:rsid w:val="00FD32E0"/>
    <w:rsid w:val="00FD3DF8"/>
    <w:rsid w:val="00FD4734"/>
    <w:rsid w:val="00FD4A75"/>
    <w:rsid w:val="00FD6883"/>
    <w:rsid w:val="00FD7847"/>
    <w:rsid w:val="00FD78A1"/>
    <w:rsid w:val="00FE025E"/>
    <w:rsid w:val="00FE103E"/>
    <w:rsid w:val="00FE1243"/>
    <w:rsid w:val="00FE1790"/>
    <w:rsid w:val="00FE2FF2"/>
    <w:rsid w:val="00FE3AAB"/>
    <w:rsid w:val="00FE48DA"/>
    <w:rsid w:val="00FE4B02"/>
    <w:rsid w:val="00FE4B4D"/>
    <w:rsid w:val="00FE6C50"/>
    <w:rsid w:val="00FF0B11"/>
    <w:rsid w:val="00FF0C7C"/>
    <w:rsid w:val="00FF253D"/>
    <w:rsid w:val="00FF323F"/>
    <w:rsid w:val="00FF3310"/>
    <w:rsid w:val="00FF3BAB"/>
    <w:rsid w:val="00FF57AF"/>
    <w:rsid w:val="00FF5BB9"/>
    <w:rsid w:val="00FF6C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D574420"/>
  <w15:docId w15:val="{4F189E9E-C76C-49D9-9F13-2AA91C649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5389F"/>
    <w:pPr>
      <w:jc w:val="both"/>
    </w:pPr>
    <w:rPr>
      <w:rFonts w:ascii="Times New Roman" w:hAnsi="Times New Roman" w:cs="Times New Roman"/>
      <w:sz w:val="24"/>
      <w:szCs w:val="24"/>
    </w:rPr>
  </w:style>
  <w:style w:type="paragraph" w:styleId="2">
    <w:name w:val="heading 2"/>
    <w:basedOn w:val="HTML"/>
    <w:next w:val="a0"/>
    <w:link w:val="20"/>
    <w:uiPriority w:val="9"/>
    <w:unhideWhenUsed/>
    <w:qFormat/>
    <w:rsid w:val="007964CB"/>
    <w:pPr>
      <w:shd w:val="clear" w:color="auto" w:fill="FFFFFF"/>
      <w:overflowPunct w:val="0"/>
      <w:textAlignment w:val="baseline"/>
      <w:outlineLvl w:val="1"/>
    </w:pPr>
    <w:rPr>
      <w:rFonts w:ascii="Times New Roman" w:hAnsi="Times New Roman" w:cs="Times New Roman"/>
      <w:b/>
      <w:bCs/>
      <w:sz w:val="32"/>
      <w:szCs w:val="32"/>
    </w:rPr>
  </w:style>
  <w:style w:type="paragraph" w:styleId="3">
    <w:name w:val="heading 3"/>
    <w:basedOn w:val="a"/>
    <w:next w:val="a"/>
    <w:link w:val="30"/>
    <w:uiPriority w:val="9"/>
    <w:unhideWhenUsed/>
    <w:qFormat/>
    <w:rsid w:val="006566C7"/>
    <w:pPr>
      <w:outlineLvl w:val="2"/>
    </w:pPr>
    <w:rPr>
      <w:rFonts w:eastAsia="Times New Roman"/>
      <w:b/>
    </w:rPr>
  </w:style>
  <w:style w:type="paragraph" w:styleId="4">
    <w:name w:val="heading 4"/>
    <w:basedOn w:val="a"/>
    <w:next w:val="a"/>
    <w:link w:val="40"/>
    <w:uiPriority w:val="9"/>
    <w:unhideWhenUsed/>
    <w:qFormat/>
    <w:rsid w:val="00F601BA"/>
    <w:pPr>
      <w:outlineLvl w:val="3"/>
    </w:pPr>
    <w:rPr>
      <w:b/>
      <w:bCs/>
    </w:rPr>
  </w:style>
  <w:style w:type="paragraph" w:styleId="5">
    <w:name w:val="heading 5"/>
    <w:basedOn w:val="a"/>
    <w:next w:val="a"/>
    <w:link w:val="50"/>
    <w:uiPriority w:val="9"/>
    <w:unhideWhenUsed/>
    <w:qFormat/>
    <w:rsid w:val="00513DE1"/>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HTML">
    <w:name w:val="HTML Preformatted"/>
    <w:basedOn w:val="a"/>
    <w:link w:val="HTML0"/>
    <w:uiPriority w:val="99"/>
    <w:unhideWhenUsed/>
    <w:rsid w:val="002C1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rPr>
  </w:style>
  <w:style w:type="character" w:customStyle="1" w:styleId="HTML0">
    <w:name w:val="HTML 预设格式 字符"/>
    <w:basedOn w:val="a1"/>
    <w:link w:val="HTML"/>
    <w:uiPriority w:val="99"/>
    <w:rsid w:val="002C1F24"/>
    <w:rPr>
      <w:rFonts w:ascii="宋体" w:eastAsia="宋体" w:hAnsi="宋体" w:cs="宋体"/>
      <w:kern w:val="0"/>
      <w:sz w:val="24"/>
      <w:szCs w:val="24"/>
    </w:rPr>
  </w:style>
  <w:style w:type="paragraph" w:customStyle="1" w:styleId="EndNoteBibliographyTitle">
    <w:name w:val="EndNote Bibliography Title"/>
    <w:basedOn w:val="a"/>
    <w:link w:val="EndNoteBibliographyTitle0"/>
    <w:rsid w:val="003C2C9D"/>
    <w:pPr>
      <w:jc w:val="center"/>
    </w:pPr>
    <w:rPr>
      <w:noProof/>
      <w:sz w:val="20"/>
    </w:rPr>
  </w:style>
  <w:style w:type="character" w:customStyle="1" w:styleId="EndNoteBibliographyTitle0">
    <w:name w:val="EndNote Bibliography Title 字符"/>
    <w:basedOn w:val="a1"/>
    <w:link w:val="EndNoteBibliographyTitle"/>
    <w:rsid w:val="003C2C9D"/>
    <w:rPr>
      <w:rFonts w:ascii="Times New Roman" w:hAnsi="Times New Roman" w:cs="Times New Roman"/>
      <w:noProof/>
      <w:sz w:val="20"/>
      <w:szCs w:val="24"/>
    </w:rPr>
  </w:style>
  <w:style w:type="paragraph" w:customStyle="1" w:styleId="EndNoteBibliography">
    <w:name w:val="EndNote Bibliography"/>
    <w:basedOn w:val="a"/>
    <w:link w:val="EndNoteBibliography0"/>
    <w:rsid w:val="003C2C9D"/>
    <w:rPr>
      <w:noProof/>
      <w:sz w:val="20"/>
    </w:rPr>
  </w:style>
  <w:style w:type="character" w:customStyle="1" w:styleId="EndNoteBibliography0">
    <w:name w:val="EndNote Bibliography 字符"/>
    <w:basedOn w:val="a1"/>
    <w:link w:val="EndNoteBibliography"/>
    <w:rsid w:val="003C2C9D"/>
    <w:rPr>
      <w:rFonts w:ascii="Times New Roman" w:hAnsi="Times New Roman" w:cs="Times New Roman"/>
      <w:noProof/>
      <w:sz w:val="20"/>
      <w:szCs w:val="24"/>
    </w:rPr>
  </w:style>
  <w:style w:type="character" w:styleId="a4">
    <w:name w:val="Placeholder Text"/>
    <w:basedOn w:val="a1"/>
    <w:uiPriority w:val="99"/>
    <w:semiHidden/>
    <w:rsid w:val="00141665"/>
    <w:rPr>
      <w:color w:val="808080"/>
    </w:rPr>
  </w:style>
  <w:style w:type="character" w:customStyle="1" w:styleId="20">
    <w:name w:val="标题 2 字符"/>
    <w:basedOn w:val="a1"/>
    <w:link w:val="2"/>
    <w:uiPriority w:val="9"/>
    <w:rsid w:val="007964CB"/>
    <w:rPr>
      <w:rFonts w:ascii="Times New Roman" w:eastAsia="宋体" w:hAnsi="Times New Roman" w:cs="Times New Roman"/>
      <w:b/>
      <w:bCs/>
      <w:kern w:val="0"/>
      <w:sz w:val="32"/>
      <w:szCs w:val="32"/>
      <w:shd w:val="clear" w:color="auto" w:fill="FFFFFF"/>
    </w:rPr>
  </w:style>
  <w:style w:type="paragraph" w:styleId="a0">
    <w:name w:val="Body Text"/>
    <w:basedOn w:val="a"/>
    <w:link w:val="a5"/>
    <w:uiPriority w:val="99"/>
    <w:qFormat/>
    <w:rsid w:val="007964CB"/>
    <w:pPr>
      <w:spacing w:before="180" w:after="180"/>
      <w:jc w:val="left"/>
    </w:pPr>
    <w:rPr>
      <w:rFonts w:asciiTheme="minorHAnsi" w:hAnsiTheme="minorHAnsi"/>
      <w:kern w:val="0"/>
      <w:lang w:eastAsia="en-US"/>
    </w:rPr>
  </w:style>
  <w:style w:type="character" w:customStyle="1" w:styleId="a5">
    <w:name w:val="正文文本 字符"/>
    <w:basedOn w:val="a1"/>
    <w:link w:val="a0"/>
    <w:uiPriority w:val="99"/>
    <w:rsid w:val="007964CB"/>
    <w:rPr>
      <w:kern w:val="0"/>
      <w:sz w:val="24"/>
      <w:szCs w:val="24"/>
      <w:lang w:eastAsia="en-US"/>
    </w:rPr>
  </w:style>
  <w:style w:type="paragraph" w:customStyle="1" w:styleId="FirstParagraph">
    <w:name w:val="First Paragraph"/>
    <w:basedOn w:val="a0"/>
    <w:next w:val="a0"/>
    <w:uiPriority w:val="99"/>
    <w:qFormat/>
    <w:rsid w:val="007964CB"/>
  </w:style>
  <w:style w:type="character" w:customStyle="1" w:styleId="30">
    <w:name w:val="标题 3 字符"/>
    <w:basedOn w:val="a1"/>
    <w:link w:val="3"/>
    <w:uiPriority w:val="9"/>
    <w:rsid w:val="006566C7"/>
    <w:rPr>
      <w:rFonts w:ascii="Times New Roman" w:eastAsia="Times New Roman" w:hAnsi="Times New Roman" w:cs="Times New Roman"/>
      <w:b/>
      <w:sz w:val="24"/>
      <w:szCs w:val="24"/>
    </w:rPr>
  </w:style>
  <w:style w:type="paragraph" w:styleId="a6">
    <w:name w:val="List Paragraph"/>
    <w:basedOn w:val="a"/>
    <w:uiPriority w:val="34"/>
    <w:qFormat/>
    <w:rsid w:val="007964CB"/>
    <w:pPr>
      <w:ind w:firstLineChars="200" w:firstLine="420"/>
    </w:pPr>
  </w:style>
  <w:style w:type="character" w:customStyle="1" w:styleId="40">
    <w:name w:val="标题 4 字符"/>
    <w:basedOn w:val="a1"/>
    <w:link w:val="4"/>
    <w:uiPriority w:val="9"/>
    <w:rsid w:val="00F601BA"/>
    <w:rPr>
      <w:rFonts w:ascii="Times New Roman" w:hAnsi="Times New Roman" w:cs="Times New Roman"/>
      <w:b/>
      <w:bCs/>
      <w:sz w:val="24"/>
      <w:szCs w:val="24"/>
    </w:rPr>
  </w:style>
  <w:style w:type="character" w:styleId="a7">
    <w:name w:val="Hyperlink"/>
    <w:basedOn w:val="a1"/>
    <w:unhideWhenUsed/>
    <w:rsid w:val="00FC1CAD"/>
    <w:rPr>
      <w:color w:val="0563C1" w:themeColor="hyperlink"/>
      <w:u w:val="single"/>
    </w:rPr>
  </w:style>
  <w:style w:type="character" w:styleId="a8">
    <w:name w:val="Unresolved Mention"/>
    <w:basedOn w:val="a1"/>
    <w:uiPriority w:val="99"/>
    <w:semiHidden/>
    <w:unhideWhenUsed/>
    <w:rsid w:val="00FC1CAD"/>
    <w:rPr>
      <w:color w:val="605E5C"/>
      <w:shd w:val="clear" w:color="auto" w:fill="E1DFDD"/>
    </w:rPr>
  </w:style>
  <w:style w:type="character" w:customStyle="1" w:styleId="50">
    <w:name w:val="标题 5 字符"/>
    <w:basedOn w:val="a1"/>
    <w:link w:val="5"/>
    <w:uiPriority w:val="9"/>
    <w:rsid w:val="00513DE1"/>
    <w:rPr>
      <w:rFonts w:ascii="Times New Roman" w:hAnsi="Times New Roman" w:cs="Times New Roman"/>
      <w:b/>
      <w:bCs/>
      <w:sz w:val="28"/>
      <w:szCs w:val="28"/>
    </w:rPr>
  </w:style>
  <w:style w:type="paragraph" w:customStyle="1" w:styleId="CaptionFigureandTable">
    <w:name w:val="Caption (Figure and Table)"/>
    <w:basedOn w:val="a"/>
    <w:link w:val="CaptionFigureandTableChar"/>
    <w:uiPriority w:val="99"/>
    <w:qFormat/>
    <w:rsid w:val="000C4822"/>
    <w:pPr>
      <w:spacing w:before="120"/>
    </w:pPr>
  </w:style>
  <w:style w:type="character" w:customStyle="1" w:styleId="CaptionFigureandTableChar">
    <w:name w:val="Caption (Figure and Table) Char"/>
    <w:basedOn w:val="a1"/>
    <w:link w:val="CaptionFigureandTable"/>
    <w:uiPriority w:val="99"/>
    <w:rsid w:val="000C4822"/>
    <w:rPr>
      <w:rFonts w:ascii="Times New Roman" w:hAnsi="Times New Roman" w:cs="Times New Roman"/>
      <w:sz w:val="24"/>
      <w:szCs w:val="24"/>
    </w:rPr>
  </w:style>
  <w:style w:type="character" w:styleId="a9">
    <w:name w:val="annotation reference"/>
    <w:basedOn w:val="a1"/>
    <w:unhideWhenUsed/>
    <w:rsid w:val="00151E8C"/>
    <w:rPr>
      <w:sz w:val="21"/>
      <w:szCs w:val="21"/>
    </w:rPr>
  </w:style>
  <w:style w:type="paragraph" w:styleId="aa">
    <w:name w:val="annotation text"/>
    <w:basedOn w:val="a"/>
    <w:link w:val="ab"/>
    <w:uiPriority w:val="99"/>
    <w:unhideWhenUsed/>
    <w:rsid w:val="00151E8C"/>
    <w:pPr>
      <w:jc w:val="left"/>
    </w:pPr>
  </w:style>
  <w:style w:type="character" w:customStyle="1" w:styleId="ab">
    <w:name w:val="批注文字 字符"/>
    <w:basedOn w:val="a1"/>
    <w:link w:val="aa"/>
    <w:uiPriority w:val="99"/>
    <w:rsid w:val="00151E8C"/>
    <w:rPr>
      <w:rFonts w:ascii="Times New Roman" w:hAnsi="Times New Roman" w:cs="Times New Roman"/>
      <w:sz w:val="24"/>
      <w:szCs w:val="24"/>
    </w:rPr>
  </w:style>
  <w:style w:type="paragraph" w:styleId="ac">
    <w:name w:val="annotation subject"/>
    <w:basedOn w:val="aa"/>
    <w:next w:val="aa"/>
    <w:link w:val="ad"/>
    <w:uiPriority w:val="99"/>
    <w:semiHidden/>
    <w:unhideWhenUsed/>
    <w:rsid w:val="00151E8C"/>
    <w:rPr>
      <w:b/>
      <w:bCs/>
    </w:rPr>
  </w:style>
  <w:style w:type="character" w:customStyle="1" w:styleId="ad">
    <w:name w:val="批注主题 字符"/>
    <w:basedOn w:val="ab"/>
    <w:link w:val="ac"/>
    <w:uiPriority w:val="99"/>
    <w:semiHidden/>
    <w:rsid w:val="00151E8C"/>
    <w:rPr>
      <w:rFonts w:ascii="Times New Roman" w:hAnsi="Times New Roman" w:cs="Times New Roman"/>
      <w:b/>
      <w:bCs/>
      <w:sz w:val="24"/>
      <w:szCs w:val="24"/>
    </w:rPr>
  </w:style>
  <w:style w:type="paragraph" w:styleId="ae">
    <w:name w:val="Revision"/>
    <w:hidden/>
    <w:uiPriority w:val="99"/>
    <w:semiHidden/>
    <w:rsid w:val="00CB2D7D"/>
    <w:rPr>
      <w:rFonts w:ascii="Times New Roman" w:hAnsi="Times New Roman" w:cs="Times New Roman"/>
      <w:sz w:val="24"/>
      <w:szCs w:val="24"/>
    </w:rPr>
  </w:style>
  <w:style w:type="character" w:styleId="af">
    <w:name w:val="FollowedHyperlink"/>
    <w:basedOn w:val="a1"/>
    <w:uiPriority w:val="99"/>
    <w:semiHidden/>
    <w:unhideWhenUsed/>
    <w:rsid w:val="00D54AAA"/>
    <w:rPr>
      <w:color w:val="954F72" w:themeColor="followedHyperlink"/>
      <w:u w:val="single"/>
    </w:rPr>
  </w:style>
  <w:style w:type="paragraph" w:styleId="af0">
    <w:name w:val="header"/>
    <w:basedOn w:val="a"/>
    <w:link w:val="af1"/>
    <w:uiPriority w:val="99"/>
    <w:unhideWhenUsed/>
    <w:rsid w:val="00705309"/>
    <w:pPr>
      <w:tabs>
        <w:tab w:val="center" w:pos="4153"/>
        <w:tab w:val="right" w:pos="8306"/>
      </w:tabs>
      <w:snapToGrid w:val="0"/>
      <w:jc w:val="center"/>
    </w:pPr>
    <w:rPr>
      <w:sz w:val="18"/>
      <w:szCs w:val="18"/>
    </w:rPr>
  </w:style>
  <w:style w:type="character" w:customStyle="1" w:styleId="af1">
    <w:name w:val="页眉 字符"/>
    <w:basedOn w:val="a1"/>
    <w:link w:val="af0"/>
    <w:uiPriority w:val="99"/>
    <w:rsid w:val="00705309"/>
    <w:rPr>
      <w:rFonts w:ascii="Times New Roman" w:hAnsi="Times New Roman" w:cs="Times New Roman"/>
      <w:sz w:val="18"/>
      <w:szCs w:val="18"/>
    </w:rPr>
  </w:style>
  <w:style w:type="paragraph" w:styleId="af2">
    <w:name w:val="footer"/>
    <w:basedOn w:val="a"/>
    <w:link w:val="af3"/>
    <w:uiPriority w:val="99"/>
    <w:unhideWhenUsed/>
    <w:rsid w:val="00705309"/>
    <w:pPr>
      <w:tabs>
        <w:tab w:val="center" w:pos="4153"/>
        <w:tab w:val="right" w:pos="8306"/>
      </w:tabs>
      <w:snapToGrid w:val="0"/>
      <w:jc w:val="left"/>
    </w:pPr>
    <w:rPr>
      <w:sz w:val="18"/>
      <w:szCs w:val="18"/>
    </w:rPr>
  </w:style>
  <w:style w:type="character" w:customStyle="1" w:styleId="af3">
    <w:name w:val="页脚 字符"/>
    <w:basedOn w:val="a1"/>
    <w:link w:val="af2"/>
    <w:uiPriority w:val="99"/>
    <w:rsid w:val="00705309"/>
    <w:rPr>
      <w:rFonts w:ascii="Times New Roman" w:hAnsi="Times New Roman" w:cs="Times New Roman"/>
      <w:sz w:val="18"/>
      <w:szCs w:val="18"/>
    </w:rPr>
  </w:style>
  <w:style w:type="paragraph" w:customStyle="1" w:styleId="MTDisplayEquation">
    <w:name w:val="MTDisplayEquation"/>
    <w:basedOn w:val="a"/>
    <w:next w:val="a"/>
    <w:link w:val="MTDisplayEquation0"/>
    <w:rsid w:val="0093521A"/>
    <w:pPr>
      <w:tabs>
        <w:tab w:val="center" w:pos="4160"/>
        <w:tab w:val="right" w:pos="8300"/>
      </w:tabs>
    </w:pPr>
  </w:style>
  <w:style w:type="character" w:customStyle="1" w:styleId="MTDisplayEquation0">
    <w:name w:val="MTDisplayEquation 字符"/>
    <w:basedOn w:val="a1"/>
    <w:link w:val="MTDisplayEquation"/>
    <w:rsid w:val="0093521A"/>
    <w:rPr>
      <w:rFonts w:ascii="Times New Roman" w:hAnsi="Times New Roman" w:cs="Times New Roman"/>
      <w:sz w:val="24"/>
      <w:szCs w:val="24"/>
    </w:rPr>
  </w:style>
  <w:style w:type="character" w:customStyle="1" w:styleId="MTEquationSection">
    <w:name w:val="MTEquationSection"/>
    <w:basedOn w:val="a1"/>
    <w:rsid w:val="00FA1947"/>
    <w:rPr>
      <w:b/>
      <w:bCs/>
      <w:vanish/>
      <w:color w:val="FF0000"/>
      <w:sz w:val="28"/>
      <w:szCs w:val="28"/>
    </w:rPr>
  </w:style>
  <w:style w:type="character" w:styleId="af4">
    <w:name w:val="Emphasis"/>
    <w:basedOn w:val="a1"/>
    <w:uiPriority w:val="20"/>
    <w:qFormat/>
    <w:rsid w:val="00D82232"/>
    <w:rPr>
      <w:i/>
      <w:iCs/>
    </w:rPr>
  </w:style>
  <w:style w:type="character" w:customStyle="1" w:styleId="ky2igmncmogjharherah">
    <w:name w:val="ky2igmncmogjharherah"/>
    <w:basedOn w:val="a1"/>
    <w:rsid w:val="00D82232"/>
  </w:style>
  <w:style w:type="paragraph" w:styleId="TOC1">
    <w:name w:val="toc 1"/>
    <w:basedOn w:val="a"/>
    <w:uiPriority w:val="99"/>
    <w:rsid w:val="004A0BF2"/>
    <w:pPr>
      <w:spacing w:line="305" w:lineRule="auto"/>
    </w:pPr>
    <w:rPr>
      <w:rFonts w:ascii="Calibri" w:eastAsia="Calibri" w:hAnsi="Calibri" w:cs="Calibri"/>
      <w:sz w:val="26"/>
      <w:szCs w:val="22"/>
      <w:lang w:val="en-IN" w:eastAsia="en-US"/>
    </w:rPr>
  </w:style>
  <w:style w:type="paragraph" w:styleId="TOC2">
    <w:name w:val="toc 2"/>
    <w:basedOn w:val="a"/>
    <w:uiPriority w:val="99"/>
    <w:rsid w:val="004A0BF2"/>
    <w:pPr>
      <w:spacing w:line="330" w:lineRule="auto"/>
    </w:pPr>
    <w:rPr>
      <w:rFonts w:ascii="Calibri" w:eastAsia="Calibri" w:hAnsi="Calibri" w:cs="Calibri"/>
      <w:szCs w:val="22"/>
      <w:lang w:val="en-IN" w:eastAsia="en-US"/>
    </w:rPr>
  </w:style>
  <w:style w:type="paragraph" w:styleId="TOC3">
    <w:name w:val="toc 3"/>
    <w:basedOn w:val="a"/>
    <w:uiPriority w:val="99"/>
    <w:rsid w:val="004A0BF2"/>
    <w:pPr>
      <w:spacing w:line="360" w:lineRule="auto"/>
    </w:pPr>
    <w:rPr>
      <w:rFonts w:ascii="Calibri" w:eastAsia="Calibri" w:hAnsi="Calibri" w:cs="Calibri"/>
      <w:sz w:val="22"/>
      <w:szCs w:val="22"/>
      <w:lang w:val="en-IN" w:eastAsia="en-US"/>
    </w:rPr>
  </w:style>
  <w:style w:type="paragraph" w:styleId="TOC4">
    <w:name w:val="toc 4"/>
    <w:basedOn w:val="a"/>
    <w:uiPriority w:val="99"/>
    <w:rsid w:val="004A0BF2"/>
    <w:pPr>
      <w:spacing w:line="330" w:lineRule="exact"/>
    </w:pPr>
    <w:rPr>
      <w:rFonts w:ascii="Calibri" w:eastAsia="Calibri" w:hAnsi="Calibri" w:cs="Calibri"/>
      <w:szCs w:val="22"/>
      <w:lang w:val="en-IN" w:eastAsia="en-US"/>
    </w:rPr>
  </w:style>
  <w:style w:type="paragraph" w:styleId="TOC5">
    <w:name w:val="toc 5"/>
    <w:basedOn w:val="a"/>
    <w:uiPriority w:val="99"/>
    <w:rsid w:val="004A0BF2"/>
    <w:pPr>
      <w:spacing w:line="330" w:lineRule="exact"/>
    </w:pPr>
    <w:rPr>
      <w:rFonts w:ascii="Calibri" w:eastAsia="Calibri" w:hAnsi="Calibri" w:cs="Calibri"/>
      <w:szCs w:val="22"/>
      <w:lang w:val="en-IN" w:eastAsia="en-US"/>
    </w:rPr>
  </w:style>
  <w:style w:type="paragraph" w:styleId="TOC6">
    <w:name w:val="toc 6"/>
    <w:basedOn w:val="a"/>
    <w:uiPriority w:val="99"/>
    <w:rsid w:val="004A0BF2"/>
    <w:pPr>
      <w:spacing w:line="330" w:lineRule="exact"/>
    </w:pPr>
    <w:rPr>
      <w:rFonts w:ascii="Calibri" w:eastAsia="Calibri" w:hAnsi="Calibri" w:cs="Calibri"/>
      <w:szCs w:val="22"/>
      <w:lang w:val="en-IN" w:eastAsia="en-US"/>
    </w:rPr>
  </w:style>
  <w:style w:type="paragraph" w:styleId="TOC7">
    <w:name w:val="toc 7"/>
    <w:basedOn w:val="a"/>
    <w:uiPriority w:val="99"/>
    <w:rsid w:val="004A0BF2"/>
    <w:pPr>
      <w:spacing w:line="330" w:lineRule="exact"/>
    </w:pPr>
    <w:rPr>
      <w:rFonts w:ascii="Calibri" w:eastAsia="Calibri" w:hAnsi="Calibri" w:cs="Calibri"/>
      <w:szCs w:val="22"/>
      <w:lang w:val="en-IN" w:eastAsia="en-US"/>
    </w:rPr>
  </w:style>
  <w:style w:type="paragraph" w:styleId="TOC8">
    <w:name w:val="toc 8"/>
    <w:basedOn w:val="a"/>
    <w:uiPriority w:val="99"/>
    <w:rsid w:val="004A0BF2"/>
    <w:pPr>
      <w:spacing w:line="330" w:lineRule="exact"/>
    </w:pPr>
    <w:rPr>
      <w:rFonts w:ascii="Calibri" w:eastAsia="Calibri" w:hAnsi="Calibri" w:cs="Calibri"/>
      <w:szCs w:val="22"/>
      <w:lang w:val="en-IN" w:eastAsia="en-US"/>
    </w:rPr>
  </w:style>
  <w:style w:type="paragraph" w:styleId="TOC9">
    <w:name w:val="toc 9"/>
    <w:basedOn w:val="a"/>
    <w:uiPriority w:val="99"/>
    <w:rsid w:val="004A0BF2"/>
    <w:pPr>
      <w:spacing w:line="330" w:lineRule="exact"/>
    </w:pPr>
    <w:rPr>
      <w:rFonts w:ascii="Calibri" w:eastAsia="Calibri" w:hAnsi="Calibri" w:cs="Calibri"/>
      <w:szCs w:val="22"/>
      <w:lang w:val="en-IN" w:eastAsia="en-US"/>
    </w:rPr>
  </w:style>
  <w:style w:type="table" w:styleId="af5">
    <w:name w:val="Table Grid"/>
    <w:basedOn w:val="a2"/>
    <w:rsid w:val="00D82232"/>
    <w:rPr>
      <w:rFonts w:eastAsiaTheme="minorHAnsi"/>
      <w:sz w:val="22"/>
      <w:lang w:val="en-I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ldDefaultTableStyle">
    <w:name w:val="Old Default Table Style"/>
    <w:rsid w:val="00D82232"/>
    <w:pPr>
      <w:spacing w:after="160" w:line="259" w:lineRule="auto"/>
    </w:pPr>
    <w:rPr>
      <w:rFonts w:eastAsiaTheme="minorHAnsi"/>
      <w:sz w:val="22"/>
      <w:lang w:val="en-IN" w:eastAsia="en-US"/>
    </w:rPr>
    <w:tblPr>
      <w:tblOverlap w:val="never"/>
      <w:tblCellMar>
        <w:top w:w="0" w:type="dxa"/>
        <w:left w:w="10" w:type="dxa"/>
        <w:bottom w:w="0" w:type="dxa"/>
        <w:right w:w="10" w:type="dxa"/>
      </w:tblCellMar>
    </w:tblPr>
  </w:style>
  <w:style w:type="character" w:styleId="af6">
    <w:name w:val="endnote reference"/>
    <w:basedOn w:val="a1"/>
    <w:rsid w:val="00D82232"/>
    <w:rPr>
      <w:vertAlign w:val="superscript"/>
    </w:rPr>
  </w:style>
  <w:style w:type="character" w:styleId="af7">
    <w:name w:val="footnote reference"/>
    <w:basedOn w:val="a1"/>
    <w:rsid w:val="00D82232"/>
    <w:rPr>
      <w:vertAlign w:val="superscript"/>
    </w:rPr>
  </w:style>
  <w:style w:type="paragraph" w:customStyle="1" w:styleId="TableList">
    <w:name w:val="Table List"/>
    <w:basedOn w:val="a"/>
    <w:uiPriority w:val="99"/>
    <w:rsid w:val="004A0BF2"/>
    <w:pPr>
      <w:ind w:left="300" w:hanging="300"/>
      <w:jc w:val="left"/>
    </w:pPr>
    <w:rPr>
      <w:rFonts w:ascii="Calibri" w:eastAsia="Calibri" w:hAnsi="Calibri" w:cs="Calibri"/>
      <w:sz w:val="20"/>
      <w:szCs w:val="22"/>
      <w:lang w:val="en-IN" w:eastAsia="en-US"/>
    </w:rPr>
  </w:style>
  <w:style w:type="character" w:customStyle="1" w:styleId="GivenName">
    <w:name w:val="Given Name"/>
    <w:basedOn w:val="a1"/>
    <w:rsid w:val="00D82232"/>
    <w:rPr>
      <w:shd w:val="clear" w:color="auto" w:fill="D0FCE2"/>
    </w:rPr>
  </w:style>
  <w:style w:type="character" w:customStyle="1" w:styleId="FamilyName">
    <w:name w:val="Family Name"/>
    <w:basedOn w:val="a1"/>
    <w:rsid w:val="00D82232"/>
    <w:rPr>
      <w:shd w:val="clear" w:color="auto" w:fill="88F4BE"/>
    </w:rPr>
  </w:style>
  <w:style w:type="paragraph" w:customStyle="1" w:styleId="List8">
    <w:name w:val="List 8"/>
    <w:basedOn w:val="a"/>
    <w:uiPriority w:val="99"/>
    <w:rsid w:val="004A0BF2"/>
    <w:pPr>
      <w:spacing w:line="360" w:lineRule="auto"/>
      <w:ind w:left="1980" w:hanging="400"/>
    </w:pPr>
    <w:rPr>
      <w:rFonts w:ascii="Calibri" w:eastAsia="Calibri" w:hAnsi="Calibri" w:cs="Calibri"/>
      <w:sz w:val="22"/>
      <w:szCs w:val="22"/>
      <w:lang w:val="en-IN" w:eastAsia="en-US"/>
    </w:rPr>
  </w:style>
  <w:style w:type="character" w:customStyle="1" w:styleId="Cross-reference">
    <w:name w:val="Cross-reference"/>
    <w:basedOn w:val="a1"/>
    <w:rsid w:val="00D82232"/>
    <w:rPr>
      <w:shd w:val="clear" w:color="auto" w:fill="FFE3C9"/>
    </w:rPr>
  </w:style>
  <w:style w:type="character" w:customStyle="1" w:styleId="Postcode">
    <w:name w:val="Postcode"/>
    <w:basedOn w:val="a1"/>
    <w:rsid w:val="00D82232"/>
    <w:rPr>
      <w:shd w:val="clear" w:color="auto" w:fill="BEBEBE"/>
    </w:rPr>
  </w:style>
  <w:style w:type="paragraph" w:customStyle="1" w:styleId="Authors">
    <w:name w:val="Authors"/>
    <w:basedOn w:val="a"/>
    <w:uiPriority w:val="99"/>
    <w:rsid w:val="004A0BF2"/>
    <w:pPr>
      <w:spacing w:before="360" w:after="120" w:line="283" w:lineRule="auto"/>
      <w:jc w:val="left"/>
    </w:pPr>
    <w:rPr>
      <w:rFonts w:ascii="Calibri" w:eastAsia="Calibri" w:hAnsi="Calibri" w:cs="Calibri"/>
      <w:sz w:val="28"/>
      <w:szCs w:val="22"/>
      <w:lang w:val="en-IN" w:eastAsia="en-US"/>
    </w:rPr>
  </w:style>
  <w:style w:type="character" w:customStyle="1" w:styleId="GrantID">
    <w:name w:val="Grant ID"/>
    <w:basedOn w:val="a1"/>
    <w:rsid w:val="00D82232"/>
    <w:rPr>
      <w:shd w:val="clear" w:color="auto" w:fill="DDA5FF"/>
    </w:rPr>
  </w:style>
  <w:style w:type="paragraph" w:customStyle="1" w:styleId="Annotation">
    <w:name w:val="Annotation"/>
    <w:basedOn w:val="a"/>
    <w:uiPriority w:val="99"/>
    <w:rsid w:val="004A0BF2"/>
    <w:pPr>
      <w:spacing w:after="160" w:line="360" w:lineRule="auto"/>
      <w:ind w:left="400"/>
      <w:jc w:val="left"/>
    </w:pPr>
    <w:rPr>
      <w:rFonts w:ascii="Calibri" w:eastAsia="Calibri" w:hAnsi="Calibri" w:cs="Calibri"/>
      <w:sz w:val="22"/>
      <w:szCs w:val="22"/>
      <w:lang w:val="en-IN" w:eastAsia="en-US"/>
    </w:rPr>
  </w:style>
  <w:style w:type="paragraph" w:customStyle="1" w:styleId="Note">
    <w:name w:val="Note"/>
    <w:basedOn w:val="a"/>
    <w:uiPriority w:val="99"/>
    <w:rsid w:val="004A0BF2"/>
    <w:pPr>
      <w:shd w:val="clear" w:color="auto" w:fill="EDF0FF"/>
      <w:spacing w:line="432" w:lineRule="auto"/>
    </w:pPr>
    <w:rPr>
      <w:rFonts w:ascii="Calibri" w:eastAsia="Calibri" w:hAnsi="Calibri" w:cs="Calibri"/>
      <w:sz w:val="20"/>
      <w:szCs w:val="22"/>
      <w:shd w:val="clear" w:color="auto" w:fill="EDF0FF"/>
      <w:lang w:val="en-IN" w:eastAsia="en-US"/>
    </w:rPr>
  </w:style>
  <w:style w:type="paragraph" w:customStyle="1" w:styleId="Copyright">
    <w:name w:val="Copyright"/>
    <w:basedOn w:val="a"/>
    <w:uiPriority w:val="99"/>
    <w:rsid w:val="004A0BF2"/>
    <w:pPr>
      <w:shd w:val="clear" w:color="auto" w:fill="E9F9FF"/>
    </w:pPr>
    <w:rPr>
      <w:rFonts w:ascii="Calibri" w:eastAsia="Calibri" w:hAnsi="Calibri" w:cs="Calibri"/>
      <w:sz w:val="18"/>
      <w:szCs w:val="22"/>
      <w:shd w:val="clear" w:color="auto" w:fill="E9F9FF"/>
      <w:lang w:val="en-IN" w:eastAsia="en-US"/>
    </w:rPr>
  </w:style>
  <w:style w:type="paragraph" w:styleId="af8">
    <w:name w:val="footnote text"/>
    <w:basedOn w:val="a"/>
    <w:link w:val="af9"/>
    <w:uiPriority w:val="99"/>
    <w:rsid w:val="004A0BF2"/>
    <w:rPr>
      <w:rFonts w:ascii="Calibri" w:eastAsia="Calibri" w:hAnsi="Calibri" w:cs="Calibri"/>
      <w:szCs w:val="22"/>
      <w:lang w:val="en-IN" w:eastAsia="en-US"/>
    </w:rPr>
  </w:style>
  <w:style w:type="character" w:customStyle="1" w:styleId="af9">
    <w:name w:val="脚注文本 字符"/>
    <w:basedOn w:val="a1"/>
    <w:link w:val="af8"/>
    <w:uiPriority w:val="99"/>
    <w:rsid w:val="00D82232"/>
    <w:rPr>
      <w:rFonts w:ascii="Calibri" w:eastAsia="Calibri" w:hAnsi="Calibri" w:cs="Calibri"/>
      <w:sz w:val="24"/>
      <w:lang w:val="en-IN" w:eastAsia="en-US"/>
    </w:rPr>
  </w:style>
  <w:style w:type="paragraph" w:customStyle="1" w:styleId="Formula">
    <w:name w:val="Formula"/>
    <w:basedOn w:val="a"/>
    <w:uiPriority w:val="99"/>
    <w:rsid w:val="004A0BF2"/>
    <w:pPr>
      <w:shd w:val="clear" w:color="auto" w:fill="FFF5ED"/>
      <w:spacing w:before="120" w:after="120" w:line="360" w:lineRule="auto"/>
      <w:jc w:val="left"/>
    </w:pPr>
    <w:rPr>
      <w:rFonts w:ascii="Calibri" w:eastAsia="Calibri" w:hAnsi="Calibri" w:cs="Calibri"/>
      <w:sz w:val="22"/>
      <w:szCs w:val="22"/>
      <w:shd w:val="clear" w:color="auto" w:fill="FFF5ED"/>
      <w:lang w:val="en-IN" w:eastAsia="en-US"/>
    </w:rPr>
  </w:style>
  <w:style w:type="paragraph" w:customStyle="1" w:styleId="Abstract">
    <w:name w:val="Abstract"/>
    <w:basedOn w:val="a"/>
    <w:uiPriority w:val="99"/>
    <w:rsid w:val="004A0BF2"/>
    <w:pPr>
      <w:spacing w:after="160" w:line="360" w:lineRule="auto"/>
      <w:ind w:left="1440" w:right="1440"/>
    </w:pPr>
    <w:rPr>
      <w:rFonts w:ascii="Calibri" w:eastAsia="Calibri" w:hAnsi="Calibri" w:cs="Calibri"/>
      <w:sz w:val="22"/>
      <w:szCs w:val="22"/>
      <w:lang w:val="en-IN" w:eastAsia="en-US"/>
    </w:rPr>
  </w:style>
  <w:style w:type="paragraph" w:customStyle="1" w:styleId="Reference">
    <w:name w:val="Reference"/>
    <w:basedOn w:val="a"/>
    <w:uiPriority w:val="99"/>
    <w:rsid w:val="004A0BF2"/>
    <w:pPr>
      <w:spacing w:after="320" w:line="360" w:lineRule="auto"/>
      <w:ind w:left="400" w:hanging="400"/>
    </w:pPr>
    <w:rPr>
      <w:rFonts w:ascii="Calibri" w:eastAsia="Calibri" w:hAnsi="Calibri" w:cs="Calibri"/>
      <w:sz w:val="22"/>
      <w:szCs w:val="22"/>
      <w:lang w:val="en-IN" w:eastAsia="en-US"/>
    </w:rPr>
  </w:style>
  <w:style w:type="character" w:customStyle="1" w:styleId="Label">
    <w:name w:val="Label"/>
    <w:basedOn w:val="a1"/>
    <w:rsid w:val="00D82232"/>
    <w:rPr>
      <w:shd w:val="clear" w:color="auto" w:fill="FFC391"/>
      <w:vertAlign w:val="baseline"/>
    </w:rPr>
  </w:style>
  <w:style w:type="paragraph" w:customStyle="1" w:styleId="Keywords">
    <w:name w:val="Keywords"/>
    <w:basedOn w:val="a"/>
    <w:uiPriority w:val="99"/>
    <w:rsid w:val="004A0BF2"/>
    <w:pPr>
      <w:spacing w:line="396" w:lineRule="auto"/>
      <w:ind w:left="1000"/>
      <w:jc w:val="left"/>
    </w:pPr>
    <w:rPr>
      <w:rFonts w:ascii="Calibri" w:eastAsia="Calibri" w:hAnsi="Calibri" w:cs="Calibri"/>
      <w:sz w:val="20"/>
      <w:szCs w:val="22"/>
      <w:lang w:val="en-IN" w:eastAsia="en-US"/>
    </w:rPr>
  </w:style>
  <w:style w:type="character" w:customStyle="1" w:styleId="Organization">
    <w:name w:val="Organization"/>
    <w:basedOn w:val="a1"/>
    <w:rsid w:val="00D82232"/>
    <w:rPr>
      <w:shd w:val="clear" w:color="auto" w:fill="D1FFB5"/>
    </w:rPr>
  </w:style>
  <w:style w:type="paragraph" w:styleId="21">
    <w:name w:val="List 2"/>
    <w:basedOn w:val="a"/>
    <w:uiPriority w:val="99"/>
    <w:rsid w:val="004A0BF2"/>
    <w:pPr>
      <w:spacing w:line="360" w:lineRule="auto"/>
      <w:ind w:left="800" w:hanging="400"/>
    </w:pPr>
    <w:rPr>
      <w:rFonts w:ascii="Calibri" w:eastAsia="Calibri" w:hAnsi="Calibri" w:cs="Calibri"/>
      <w:sz w:val="22"/>
      <w:szCs w:val="22"/>
      <w:lang w:val="en-IN" w:eastAsia="en-US"/>
    </w:rPr>
  </w:style>
  <w:style w:type="character" w:customStyle="1" w:styleId="GlossaryTerm">
    <w:name w:val="Glossary Term"/>
    <w:basedOn w:val="a1"/>
    <w:rsid w:val="00D82232"/>
    <w:rPr>
      <w:shd w:val="clear" w:color="auto" w:fill="FFCFD7"/>
    </w:rPr>
  </w:style>
  <w:style w:type="paragraph" w:styleId="afa">
    <w:name w:val="endnote text"/>
    <w:basedOn w:val="a"/>
    <w:link w:val="afb"/>
    <w:uiPriority w:val="99"/>
    <w:rsid w:val="004A0BF2"/>
    <w:rPr>
      <w:rFonts w:ascii="Calibri" w:eastAsia="Calibri" w:hAnsi="Calibri" w:cs="Calibri"/>
      <w:szCs w:val="22"/>
      <w:lang w:val="en-IN" w:eastAsia="en-US"/>
    </w:rPr>
  </w:style>
  <w:style w:type="character" w:customStyle="1" w:styleId="afb">
    <w:name w:val="尾注文本 字符"/>
    <w:basedOn w:val="a1"/>
    <w:link w:val="afa"/>
    <w:uiPriority w:val="99"/>
    <w:rsid w:val="00D82232"/>
    <w:rPr>
      <w:rFonts w:ascii="Calibri" w:eastAsia="Calibri" w:hAnsi="Calibri" w:cs="Calibri"/>
      <w:sz w:val="24"/>
      <w:lang w:val="en-IN" w:eastAsia="en-US"/>
    </w:rPr>
  </w:style>
  <w:style w:type="paragraph" w:styleId="afc">
    <w:name w:val="Block Text"/>
    <w:basedOn w:val="a"/>
    <w:uiPriority w:val="99"/>
    <w:rsid w:val="004A0BF2"/>
    <w:pPr>
      <w:spacing w:after="160" w:line="360" w:lineRule="auto"/>
      <w:ind w:left="1200"/>
    </w:pPr>
    <w:rPr>
      <w:rFonts w:ascii="Calibri" w:eastAsia="Calibri" w:hAnsi="Calibri" w:cs="Calibri"/>
      <w:sz w:val="22"/>
      <w:szCs w:val="22"/>
      <w:lang w:val="en-IN" w:eastAsia="en-US"/>
    </w:rPr>
  </w:style>
  <w:style w:type="character" w:customStyle="1" w:styleId="ArticleTitle">
    <w:name w:val="Article Title"/>
    <w:basedOn w:val="a1"/>
    <w:qFormat/>
    <w:rsid w:val="00D82232"/>
    <w:rPr>
      <w:shd w:val="clear" w:color="auto" w:fill="E9F9FF"/>
    </w:rPr>
  </w:style>
  <w:style w:type="character" w:customStyle="1" w:styleId="City">
    <w:name w:val="City"/>
    <w:basedOn w:val="a1"/>
    <w:rsid w:val="00D82232"/>
    <w:rPr>
      <w:shd w:val="clear" w:color="auto" w:fill="D7D7D7"/>
    </w:rPr>
  </w:style>
  <w:style w:type="character" w:customStyle="1" w:styleId="Region">
    <w:name w:val="Region"/>
    <w:basedOn w:val="a1"/>
    <w:rsid w:val="00D82232"/>
    <w:rPr>
      <w:shd w:val="clear" w:color="auto" w:fill="D8E9EE"/>
    </w:rPr>
  </w:style>
  <w:style w:type="paragraph" w:customStyle="1" w:styleId="Correspondence">
    <w:name w:val="Correspondence"/>
    <w:basedOn w:val="a"/>
    <w:uiPriority w:val="99"/>
    <w:rsid w:val="004A0BF2"/>
    <w:pPr>
      <w:shd w:val="clear" w:color="auto" w:fill="F3F7F9"/>
      <w:spacing w:before="240" w:after="120" w:line="396" w:lineRule="auto"/>
      <w:ind w:left="400" w:hanging="400"/>
      <w:jc w:val="left"/>
    </w:pPr>
    <w:rPr>
      <w:rFonts w:ascii="Calibri" w:eastAsia="Calibri" w:hAnsi="Calibri" w:cs="Calibri"/>
      <w:sz w:val="20"/>
      <w:szCs w:val="22"/>
      <w:shd w:val="clear" w:color="auto" w:fill="F3F7F9"/>
      <w:lang w:val="en-IN" w:eastAsia="en-US"/>
    </w:rPr>
  </w:style>
  <w:style w:type="character" w:customStyle="1" w:styleId="DatabaseLink">
    <w:name w:val="Database Link"/>
    <w:basedOn w:val="a1"/>
    <w:rsid w:val="00D82232"/>
    <w:rPr>
      <w:shd w:val="clear" w:color="auto" w:fill="AFBEFF"/>
    </w:rPr>
  </w:style>
  <w:style w:type="paragraph" w:styleId="41">
    <w:name w:val="List 4"/>
    <w:basedOn w:val="a"/>
    <w:uiPriority w:val="99"/>
    <w:rsid w:val="004A0BF2"/>
    <w:pPr>
      <w:spacing w:line="360" w:lineRule="auto"/>
      <w:ind w:left="1600" w:hanging="400"/>
    </w:pPr>
    <w:rPr>
      <w:rFonts w:ascii="Calibri" w:eastAsia="Calibri" w:hAnsi="Calibri" w:cs="Calibri"/>
      <w:sz w:val="22"/>
      <w:szCs w:val="22"/>
      <w:lang w:val="en-IN" w:eastAsia="en-US"/>
    </w:rPr>
  </w:style>
  <w:style w:type="paragraph" w:customStyle="1" w:styleId="AbstractSubheading">
    <w:name w:val="Abstract Subheading"/>
    <w:basedOn w:val="a"/>
    <w:uiPriority w:val="99"/>
    <w:rsid w:val="004A0BF2"/>
    <w:pPr>
      <w:numPr>
        <w:ilvl w:val="8"/>
      </w:numPr>
      <w:ind w:left="1440"/>
      <w:outlineLvl w:val="8"/>
    </w:pPr>
    <w:rPr>
      <w:rFonts w:asciiTheme="minorHAnsi" w:hAnsiTheme="minorHAnsi" w:cstheme="minorBidi"/>
      <w:sz w:val="22"/>
      <w:szCs w:val="22"/>
      <w:lang w:val="en-IN" w:eastAsia="en-US"/>
    </w:rPr>
  </w:style>
  <w:style w:type="paragraph" w:customStyle="1" w:styleId="QuotationSource">
    <w:name w:val="Quotation Source"/>
    <w:basedOn w:val="a"/>
    <w:uiPriority w:val="99"/>
    <w:rsid w:val="004A0BF2"/>
    <w:pPr>
      <w:spacing w:after="170" w:line="360" w:lineRule="auto"/>
      <w:ind w:left="1200"/>
      <w:jc w:val="right"/>
    </w:pPr>
    <w:rPr>
      <w:rFonts w:ascii="Calibri" w:eastAsia="Calibri" w:hAnsi="Calibri" w:cs="Calibri"/>
      <w:sz w:val="22"/>
      <w:szCs w:val="22"/>
      <w:lang w:val="en-IN" w:eastAsia="en-US"/>
    </w:rPr>
  </w:style>
  <w:style w:type="paragraph" w:customStyle="1" w:styleId="Glossary">
    <w:name w:val="Glossary"/>
    <w:basedOn w:val="a"/>
    <w:uiPriority w:val="99"/>
    <w:rsid w:val="004A0BF2"/>
    <w:pPr>
      <w:shd w:val="clear" w:color="auto" w:fill="FFEDF0"/>
      <w:spacing w:before="120" w:after="120" w:line="432" w:lineRule="auto"/>
    </w:pPr>
    <w:rPr>
      <w:rFonts w:ascii="Calibri" w:eastAsia="Calibri" w:hAnsi="Calibri" w:cs="Calibri"/>
      <w:sz w:val="20"/>
      <w:szCs w:val="22"/>
      <w:shd w:val="clear" w:color="auto" w:fill="FFEDF0"/>
      <w:lang w:val="en-IN" w:eastAsia="en-US"/>
    </w:rPr>
  </w:style>
  <w:style w:type="paragraph" w:customStyle="1" w:styleId="List7">
    <w:name w:val="List 7"/>
    <w:basedOn w:val="a"/>
    <w:uiPriority w:val="99"/>
    <w:rsid w:val="004A0BF2"/>
    <w:pPr>
      <w:spacing w:line="360" w:lineRule="auto"/>
      <w:ind w:left="1920" w:hanging="400"/>
    </w:pPr>
    <w:rPr>
      <w:rFonts w:ascii="Calibri" w:eastAsia="Calibri" w:hAnsi="Calibri" w:cs="Calibri"/>
      <w:sz w:val="22"/>
      <w:szCs w:val="22"/>
      <w:lang w:val="en-IN" w:eastAsia="en-US"/>
    </w:rPr>
  </w:style>
  <w:style w:type="character" w:customStyle="1" w:styleId="Country">
    <w:name w:val="Country"/>
    <w:basedOn w:val="a1"/>
    <w:rsid w:val="00D82232"/>
    <w:rPr>
      <w:shd w:val="clear" w:color="auto" w:fill="97C5D1"/>
    </w:rPr>
  </w:style>
  <w:style w:type="paragraph" w:customStyle="1" w:styleId="Acknowledgements">
    <w:name w:val="Acknowledgements"/>
    <w:basedOn w:val="a"/>
    <w:uiPriority w:val="99"/>
    <w:rsid w:val="004A0BF2"/>
    <w:pPr>
      <w:shd w:val="clear" w:color="auto" w:fill="F9EDFF"/>
      <w:spacing w:after="160" w:line="396" w:lineRule="auto"/>
    </w:pPr>
    <w:rPr>
      <w:rFonts w:ascii="Calibri" w:eastAsia="Calibri" w:hAnsi="Calibri" w:cs="Calibri"/>
      <w:sz w:val="20"/>
      <w:szCs w:val="22"/>
      <w:shd w:val="clear" w:color="auto" w:fill="F9EDFF"/>
      <w:lang w:val="en-IN" w:eastAsia="en-US"/>
    </w:rPr>
  </w:style>
  <w:style w:type="character" w:customStyle="1" w:styleId="PageNumbers">
    <w:name w:val="Page Numbers"/>
    <w:basedOn w:val="a1"/>
    <w:rsid w:val="00D82232"/>
    <w:rPr>
      <w:shd w:val="clear" w:color="auto" w:fill="FFEDF0"/>
    </w:rPr>
  </w:style>
  <w:style w:type="paragraph" w:styleId="afd">
    <w:name w:val="Normal Indent"/>
    <w:basedOn w:val="a"/>
    <w:uiPriority w:val="99"/>
    <w:qFormat/>
    <w:rsid w:val="004A0BF2"/>
    <w:pPr>
      <w:ind w:firstLine="480"/>
    </w:pPr>
    <w:rPr>
      <w:rFonts w:asciiTheme="minorHAnsi" w:hAnsiTheme="minorHAnsi" w:cstheme="minorBidi"/>
      <w:sz w:val="22"/>
      <w:szCs w:val="22"/>
      <w:lang w:val="en-IN" w:eastAsia="en-US"/>
    </w:rPr>
  </w:style>
  <w:style w:type="paragraph" w:customStyle="1" w:styleId="Affiliation">
    <w:name w:val="Affiliation"/>
    <w:basedOn w:val="a"/>
    <w:uiPriority w:val="99"/>
    <w:rsid w:val="004A0BF2"/>
    <w:pPr>
      <w:shd w:val="clear" w:color="auto" w:fill="F4FFED"/>
      <w:spacing w:before="240" w:after="120" w:line="396" w:lineRule="auto"/>
      <w:ind w:left="400" w:hanging="400"/>
      <w:jc w:val="left"/>
    </w:pPr>
    <w:rPr>
      <w:rFonts w:ascii="Calibri" w:eastAsia="Calibri" w:hAnsi="Calibri" w:cs="Calibri"/>
      <w:sz w:val="20"/>
      <w:szCs w:val="22"/>
      <w:shd w:val="clear" w:color="auto" w:fill="F4FFED"/>
      <w:lang w:val="en-IN" w:eastAsia="en-US"/>
    </w:rPr>
  </w:style>
  <w:style w:type="character" w:customStyle="1" w:styleId="VolumeNumber">
    <w:name w:val="Volume Number"/>
    <w:basedOn w:val="a1"/>
    <w:rsid w:val="00D82232"/>
    <w:rPr>
      <w:shd w:val="clear" w:color="auto" w:fill="EDF0FF"/>
    </w:rPr>
  </w:style>
  <w:style w:type="character" w:customStyle="1" w:styleId="GeneSequence">
    <w:name w:val="Gene Sequence"/>
    <w:basedOn w:val="a1"/>
    <w:rsid w:val="00D82232"/>
    <w:rPr>
      <w:shd w:val="clear" w:color="auto" w:fill="FFCDF2"/>
    </w:rPr>
  </w:style>
  <w:style w:type="paragraph" w:styleId="afe">
    <w:name w:val="Balloon Text"/>
    <w:basedOn w:val="a"/>
    <w:link w:val="aff"/>
    <w:uiPriority w:val="99"/>
    <w:rsid w:val="004A0BF2"/>
    <w:rPr>
      <w:rFonts w:ascii="Calibri" w:eastAsia="Calibri" w:hAnsi="Calibri" w:cs="Calibri"/>
      <w:color w:val="000000"/>
      <w:sz w:val="16"/>
      <w:szCs w:val="22"/>
      <w:lang w:val="en-IN" w:eastAsia="en-US"/>
    </w:rPr>
  </w:style>
  <w:style w:type="character" w:customStyle="1" w:styleId="aff">
    <w:name w:val="批注框文本 字符"/>
    <w:basedOn w:val="a1"/>
    <w:link w:val="afe"/>
    <w:uiPriority w:val="99"/>
    <w:rsid w:val="00D82232"/>
    <w:rPr>
      <w:rFonts w:ascii="Calibri" w:eastAsia="Calibri" w:hAnsi="Calibri" w:cs="Calibri"/>
      <w:color w:val="000000"/>
      <w:sz w:val="16"/>
      <w:lang w:val="en-IN" w:eastAsia="en-US"/>
    </w:rPr>
  </w:style>
  <w:style w:type="character" w:customStyle="1" w:styleId="IssueNumber">
    <w:name w:val="Issue Number"/>
    <w:basedOn w:val="a1"/>
    <w:rsid w:val="00D82232"/>
    <w:rPr>
      <w:shd w:val="clear" w:color="auto" w:fill="CDD5FF"/>
    </w:rPr>
  </w:style>
  <w:style w:type="paragraph" w:styleId="aff0">
    <w:name w:val="List"/>
    <w:basedOn w:val="a"/>
    <w:uiPriority w:val="99"/>
    <w:rsid w:val="004A0BF2"/>
    <w:pPr>
      <w:spacing w:line="360" w:lineRule="auto"/>
      <w:ind w:left="400" w:hanging="400"/>
    </w:pPr>
    <w:rPr>
      <w:rFonts w:ascii="Calibri" w:eastAsia="Calibri" w:hAnsi="Calibri" w:cs="Calibri"/>
      <w:sz w:val="22"/>
      <w:szCs w:val="22"/>
      <w:lang w:val="en-IN" w:eastAsia="en-US"/>
    </w:rPr>
  </w:style>
  <w:style w:type="character" w:customStyle="1" w:styleId="Edition">
    <w:name w:val="Edition"/>
    <w:basedOn w:val="a1"/>
    <w:rsid w:val="00D82232"/>
    <w:rPr>
      <w:shd w:val="clear" w:color="auto" w:fill="FFF6A4"/>
    </w:rPr>
  </w:style>
  <w:style w:type="paragraph" w:customStyle="1" w:styleId="Biography">
    <w:name w:val="Biography"/>
    <w:basedOn w:val="a"/>
    <w:uiPriority w:val="99"/>
    <w:rsid w:val="004A0BF2"/>
    <w:pPr>
      <w:shd w:val="clear" w:color="auto" w:fill="EEFEF4"/>
      <w:spacing w:after="160" w:line="396" w:lineRule="auto"/>
    </w:pPr>
    <w:rPr>
      <w:rFonts w:ascii="Calibri" w:eastAsia="Calibri" w:hAnsi="Calibri" w:cs="Calibri"/>
      <w:sz w:val="20"/>
      <w:szCs w:val="22"/>
      <w:shd w:val="clear" w:color="auto" w:fill="EEFEF4"/>
      <w:lang w:val="en-IN" w:eastAsia="en-US"/>
    </w:rPr>
  </w:style>
  <w:style w:type="paragraph" w:styleId="31">
    <w:name w:val="List 3"/>
    <w:basedOn w:val="a"/>
    <w:uiPriority w:val="99"/>
    <w:rsid w:val="004A0BF2"/>
    <w:pPr>
      <w:spacing w:line="360" w:lineRule="auto"/>
      <w:ind w:left="1200" w:hanging="400"/>
    </w:pPr>
    <w:rPr>
      <w:rFonts w:ascii="Calibri" w:eastAsia="Calibri" w:hAnsi="Calibri" w:cs="Calibri"/>
      <w:sz w:val="22"/>
      <w:szCs w:val="22"/>
      <w:lang w:val="en-IN" w:eastAsia="en-US"/>
    </w:rPr>
  </w:style>
  <w:style w:type="character" w:customStyle="1" w:styleId="Conference">
    <w:name w:val="Conference"/>
    <w:basedOn w:val="a1"/>
    <w:rsid w:val="00D82232"/>
    <w:rPr>
      <w:shd w:val="clear" w:color="auto" w:fill="FFAFBC"/>
    </w:rPr>
  </w:style>
  <w:style w:type="paragraph" w:customStyle="1" w:styleId="Surtitle">
    <w:name w:val="Surtitle"/>
    <w:basedOn w:val="a"/>
    <w:uiPriority w:val="99"/>
    <w:qFormat/>
    <w:rsid w:val="004A0BF2"/>
    <w:pPr>
      <w:spacing w:after="160" w:line="208" w:lineRule="auto"/>
      <w:jc w:val="left"/>
    </w:pPr>
    <w:rPr>
      <w:rFonts w:ascii="Calibri" w:eastAsia="Calibri" w:hAnsi="Calibri" w:cs="Calibri"/>
      <w:sz w:val="38"/>
      <w:szCs w:val="22"/>
      <w:lang w:val="en-IN" w:eastAsia="en-US"/>
    </w:rPr>
  </w:style>
  <w:style w:type="paragraph" w:customStyle="1" w:styleId="TableHeadSpan">
    <w:name w:val="Table Head Span"/>
    <w:basedOn w:val="a"/>
    <w:uiPriority w:val="99"/>
    <w:rsid w:val="004A0BF2"/>
    <w:pPr>
      <w:shd w:val="clear" w:color="auto" w:fill="FFEDFA"/>
      <w:jc w:val="left"/>
    </w:pPr>
    <w:rPr>
      <w:rFonts w:ascii="Calibri" w:eastAsia="Calibri" w:hAnsi="Calibri" w:cs="Calibri"/>
      <w:szCs w:val="22"/>
      <w:shd w:val="clear" w:color="auto" w:fill="FFEDFA"/>
      <w:lang w:val="en-IN" w:eastAsia="en-US"/>
    </w:rPr>
  </w:style>
  <w:style w:type="character" w:customStyle="1" w:styleId="Miscellaneous">
    <w:name w:val="Miscellaneous"/>
    <w:basedOn w:val="a1"/>
    <w:rsid w:val="00D82232"/>
    <w:rPr>
      <w:shd w:val="clear" w:color="auto" w:fill="F0F0F0"/>
    </w:rPr>
  </w:style>
  <w:style w:type="paragraph" w:customStyle="1" w:styleId="List6">
    <w:name w:val="List 6"/>
    <w:basedOn w:val="a"/>
    <w:uiPriority w:val="99"/>
    <w:rsid w:val="004A0BF2"/>
    <w:pPr>
      <w:spacing w:line="360" w:lineRule="auto"/>
      <w:ind w:left="1860" w:hanging="400"/>
    </w:pPr>
    <w:rPr>
      <w:rFonts w:ascii="Calibri" w:eastAsia="Calibri" w:hAnsi="Calibri" w:cs="Calibri"/>
      <w:sz w:val="22"/>
      <w:szCs w:val="22"/>
      <w:lang w:val="en-IN" w:eastAsia="en-US"/>
    </w:rPr>
  </w:style>
  <w:style w:type="character" w:customStyle="1" w:styleId="Heading">
    <w:name w:val="Heading:"/>
    <w:basedOn w:val="a1"/>
    <w:rsid w:val="00D82232"/>
    <w:rPr>
      <w:color w:val="5B89C1"/>
    </w:rPr>
  </w:style>
  <w:style w:type="character" w:customStyle="1" w:styleId="Source">
    <w:name w:val="Source"/>
    <w:basedOn w:val="a1"/>
    <w:rsid w:val="00D82232"/>
    <w:rPr>
      <w:shd w:val="clear" w:color="auto" w:fill="C1EDFF"/>
    </w:rPr>
  </w:style>
  <w:style w:type="paragraph" w:styleId="aff1">
    <w:name w:val="Subtitle"/>
    <w:basedOn w:val="a"/>
    <w:link w:val="aff2"/>
    <w:uiPriority w:val="99"/>
    <w:qFormat/>
    <w:rsid w:val="004A0BF2"/>
    <w:pPr>
      <w:spacing w:after="160" w:line="208" w:lineRule="auto"/>
      <w:jc w:val="left"/>
    </w:pPr>
    <w:rPr>
      <w:rFonts w:ascii="Calibri" w:eastAsia="Calibri" w:hAnsi="Calibri" w:cs="Calibri"/>
      <w:sz w:val="38"/>
      <w:szCs w:val="22"/>
      <w:lang w:val="en-IN" w:eastAsia="en-US"/>
    </w:rPr>
  </w:style>
  <w:style w:type="character" w:customStyle="1" w:styleId="aff2">
    <w:name w:val="副标题 字符"/>
    <w:basedOn w:val="a1"/>
    <w:link w:val="aff1"/>
    <w:uiPriority w:val="99"/>
    <w:rsid w:val="00D82232"/>
    <w:rPr>
      <w:rFonts w:ascii="Calibri" w:eastAsia="Calibri" w:hAnsi="Calibri" w:cs="Calibri"/>
      <w:sz w:val="38"/>
      <w:lang w:val="en-IN" w:eastAsia="en-US"/>
    </w:rPr>
  </w:style>
  <w:style w:type="character" w:customStyle="1" w:styleId="NameScientific">
    <w:name w:val="Name Scientific"/>
    <w:basedOn w:val="a1"/>
    <w:rsid w:val="00D82232"/>
    <w:rPr>
      <w:shd w:val="clear" w:color="auto" w:fill="91E0FF"/>
    </w:rPr>
  </w:style>
  <w:style w:type="paragraph" w:customStyle="1" w:styleId="Statement">
    <w:name w:val="Statement"/>
    <w:basedOn w:val="a"/>
    <w:uiPriority w:val="99"/>
    <w:rsid w:val="004A0BF2"/>
    <w:pPr>
      <w:ind w:left="900"/>
    </w:pPr>
    <w:rPr>
      <w:rFonts w:ascii="Calibri" w:eastAsia="Calibri" w:hAnsi="Calibri" w:cs="Calibri"/>
      <w:sz w:val="22"/>
      <w:szCs w:val="22"/>
      <w:lang w:val="en-IN" w:eastAsia="en-US"/>
    </w:rPr>
  </w:style>
  <w:style w:type="paragraph" w:customStyle="1" w:styleId="TableHead">
    <w:name w:val="Table Head"/>
    <w:basedOn w:val="a"/>
    <w:uiPriority w:val="99"/>
    <w:rsid w:val="004A0BF2"/>
    <w:pPr>
      <w:shd w:val="clear" w:color="auto" w:fill="FFEDFA"/>
      <w:jc w:val="left"/>
    </w:pPr>
    <w:rPr>
      <w:rFonts w:ascii="Calibri" w:eastAsia="Calibri" w:hAnsi="Calibri" w:cs="Calibri"/>
      <w:sz w:val="20"/>
      <w:szCs w:val="22"/>
      <w:shd w:val="clear" w:color="auto" w:fill="FFEDFA"/>
      <w:lang w:val="en-IN" w:eastAsia="en-US"/>
    </w:rPr>
  </w:style>
  <w:style w:type="paragraph" w:customStyle="1" w:styleId="Quotation">
    <w:name w:val="Quotation"/>
    <w:basedOn w:val="a"/>
    <w:uiPriority w:val="99"/>
    <w:rsid w:val="004A0BF2"/>
    <w:pPr>
      <w:spacing w:after="160" w:line="360" w:lineRule="auto"/>
      <w:ind w:left="1200" w:right="1200"/>
    </w:pPr>
    <w:rPr>
      <w:rFonts w:ascii="Calibri" w:eastAsia="Calibri" w:hAnsi="Calibri" w:cs="Calibri"/>
      <w:sz w:val="22"/>
      <w:szCs w:val="22"/>
      <w:lang w:val="en-IN" w:eastAsia="en-US"/>
    </w:rPr>
  </w:style>
  <w:style w:type="paragraph" w:customStyle="1" w:styleId="TableNote">
    <w:name w:val="Table Note"/>
    <w:basedOn w:val="a"/>
    <w:uiPriority w:val="99"/>
    <w:rsid w:val="004A0BF2"/>
    <w:rPr>
      <w:rFonts w:ascii="Calibri" w:eastAsia="Calibri" w:hAnsi="Calibri" w:cs="Calibri"/>
      <w:sz w:val="18"/>
      <w:szCs w:val="22"/>
      <w:lang w:val="en-IN" w:eastAsia="en-US"/>
    </w:rPr>
  </w:style>
  <w:style w:type="character" w:customStyle="1" w:styleId="Year">
    <w:name w:val="Year"/>
    <w:basedOn w:val="a1"/>
    <w:rsid w:val="00D82232"/>
    <w:rPr>
      <w:shd w:val="clear" w:color="auto" w:fill="FFF9C9"/>
    </w:rPr>
  </w:style>
  <w:style w:type="paragraph" w:customStyle="1" w:styleId="TableBody">
    <w:name w:val="Table Body"/>
    <w:basedOn w:val="a"/>
    <w:uiPriority w:val="99"/>
    <w:rsid w:val="004A0BF2"/>
    <w:pPr>
      <w:spacing w:after="160" w:line="396" w:lineRule="auto"/>
      <w:jc w:val="left"/>
    </w:pPr>
    <w:rPr>
      <w:rFonts w:ascii="Calibri" w:eastAsia="Calibri" w:hAnsi="Calibri" w:cs="Calibri"/>
      <w:sz w:val="20"/>
      <w:szCs w:val="22"/>
      <w:lang w:val="en-IN" w:eastAsia="en-US"/>
    </w:rPr>
  </w:style>
  <w:style w:type="character" w:customStyle="1" w:styleId="Location">
    <w:name w:val="Location"/>
    <w:basedOn w:val="a1"/>
    <w:rsid w:val="00D82232"/>
    <w:rPr>
      <w:shd w:val="clear" w:color="auto" w:fill="F9EDFF"/>
    </w:rPr>
  </w:style>
  <w:style w:type="paragraph" w:customStyle="1" w:styleId="ChapterNumber">
    <w:name w:val="Chapter Number"/>
    <w:basedOn w:val="a"/>
    <w:uiPriority w:val="99"/>
    <w:rsid w:val="004A0BF2"/>
    <w:rPr>
      <w:rFonts w:ascii="Calibri" w:eastAsia="Calibri" w:hAnsi="Calibri" w:cs="Calibri"/>
      <w:szCs w:val="22"/>
      <w:lang w:val="en-IN" w:eastAsia="en-US"/>
    </w:rPr>
  </w:style>
  <w:style w:type="paragraph" w:styleId="51">
    <w:name w:val="List 5"/>
    <w:basedOn w:val="a"/>
    <w:uiPriority w:val="99"/>
    <w:rsid w:val="004A0BF2"/>
    <w:pPr>
      <w:spacing w:line="360" w:lineRule="auto"/>
      <w:ind w:left="1800" w:hanging="400"/>
    </w:pPr>
    <w:rPr>
      <w:rFonts w:ascii="Calibri" w:eastAsia="Calibri" w:hAnsi="Calibri" w:cs="Calibri"/>
      <w:sz w:val="22"/>
      <w:szCs w:val="22"/>
      <w:lang w:val="en-IN" w:eastAsia="en-US"/>
    </w:rPr>
  </w:style>
  <w:style w:type="character" w:customStyle="1" w:styleId="Publisher">
    <w:name w:val="Publisher"/>
    <w:basedOn w:val="a1"/>
    <w:rsid w:val="00D82232"/>
    <w:rPr>
      <w:shd w:val="clear" w:color="auto" w:fill="F2DDFF"/>
    </w:rPr>
  </w:style>
  <w:style w:type="paragraph" w:styleId="aff3">
    <w:name w:val="caption"/>
    <w:basedOn w:val="a"/>
    <w:uiPriority w:val="99"/>
    <w:qFormat/>
    <w:rsid w:val="004A0BF2"/>
    <w:pPr>
      <w:shd w:val="clear" w:color="auto" w:fill="FFF5ED"/>
      <w:spacing w:before="240" w:line="349" w:lineRule="auto"/>
    </w:pPr>
    <w:rPr>
      <w:rFonts w:ascii="Calibri" w:eastAsia="Calibri" w:hAnsi="Calibri" w:cs="Calibri"/>
      <w:sz w:val="22"/>
      <w:szCs w:val="22"/>
      <w:shd w:val="clear" w:color="auto" w:fill="FFF5ED"/>
      <w:lang w:val="en-IN" w:eastAsia="en-US"/>
    </w:rPr>
  </w:style>
  <w:style w:type="paragraph" w:customStyle="1" w:styleId="List1">
    <w:name w:val="List 1"/>
    <w:basedOn w:val="a"/>
    <w:uiPriority w:val="99"/>
    <w:rsid w:val="004A0BF2"/>
    <w:pPr>
      <w:ind w:left="1200" w:hanging="600"/>
    </w:pPr>
    <w:rPr>
      <w:rFonts w:eastAsia="Times New Roman"/>
      <w:sz w:val="22"/>
      <w:szCs w:val="22"/>
      <w:lang w:val="en-IN" w:eastAsia="en-US"/>
    </w:rPr>
  </w:style>
  <w:style w:type="paragraph" w:customStyle="1" w:styleId="List9">
    <w:name w:val="List 9"/>
    <w:basedOn w:val="a"/>
    <w:uiPriority w:val="99"/>
    <w:rsid w:val="004A0BF2"/>
    <w:pPr>
      <w:ind w:left="1200" w:hanging="600"/>
    </w:pPr>
    <w:rPr>
      <w:rFonts w:eastAsia="Times New Roman"/>
      <w:sz w:val="22"/>
      <w:szCs w:val="22"/>
      <w:lang w:val="en-IN" w:eastAsia="en-US"/>
    </w:rPr>
  </w:style>
  <w:style w:type="paragraph" w:styleId="aff4">
    <w:name w:val="Normal (Web)"/>
    <w:basedOn w:val="a"/>
    <w:uiPriority w:val="99"/>
    <w:semiHidden/>
    <w:unhideWhenUsed/>
    <w:rsid w:val="006E7D0D"/>
  </w:style>
  <w:style w:type="paragraph" w:customStyle="1" w:styleId="msonormal0">
    <w:name w:val="msonormal"/>
    <w:basedOn w:val="a"/>
    <w:uiPriority w:val="99"/>
    <w:semiHidden/>
    <w:rsid w:val="00C429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355934">
      <w:bodyDiv w:val="1"/>
      <w:marLeft w:val="0"/>
      <w:marRight w:val="0"/>
      <w:marTop w:val="0"/>
      <w:marBottom w:val="0"/>
      <w:divBdr>
        <w:top w:val="none" w:sz="0" w:space="0" w:color="auto"/>
        <w:left w:val="none" w:sz="0" w:space="0" w:color="auto"/>
        <w:bottom w:val="none" w:sz="0" w:space="0" w:color="auto"/>
        <w:right w:val="none" w:sz="0" w:space="0" w:color="auto"/>
      </w:divBdr>
      <w:divsChild>
        <w:div w:id="761148405">
          <w:marLeft w:val="0"/>
          <w:marRight w:val="0"/>
          <w:marTop w:val="0"/>
          <w:marBottom w:val="240"/>
          <w:divBdr>
            <w:top w:val="none" w:sz="0" w:space="0" w:color="auto"/>
            <w:left w:val="none" w:sz="0" w:space="0" w:color="auto"/>
            <w:bottom w:val="none" w:sz="0" w:space="0" w:color="auto"/>
            <w:right w:val="none" w:sz="0" w:space="0" w:color="auto"/>
          </w:divBdr>
        </w:div>
        <w:div w:id="1272475607">
          <w:marLeft w:val="0"/>
          <w:marRight w:val="0"/>
          <w:marTop w:val="0"/>
          <w:marBottom w:val="240"/>
          <w:divBdr>
            <w:top w:val="none" w:sz="0" w:space="0" w:color="auto"/>
            <w:left w:val="none" w:sz="0" w:space="0" w:color="auto"/>
            <w:bottom w:val="none" w:sz="0" w:space="0" w:color="auto"/>
            <w:right w:val="none" w:sz="0" w:space="0" w:color="auto"/>
          </w:divBdr>
        </w:div>
        <w:div w:id="1084256767">
          <w:marLeft w:val="0"/>
          <w:marRight w:val="0"/>
          <w:marTop w:val="0"/>
          <w:marBottom w:val="240"/>
          <w:divBdr>
            <w:top w:val="none" w:sz="0" w:space="0" w:color="auto"/>
            <w:left w:val="none" w:sz="0" w:space="0" w:color="auto"/>
            <w:bottom w:val="none" w:sz="0" w:space="0" w:color="auto"/>
            <w:right w:val="none" w:sz="0" w:space="0" w:color="auto"/>
          </w:divBdr>
        </w:div>
        <w:div w:id="1570723135">
          <w:marLeft w:val="0"/>
          <w:marRight w:val="0"/>
          <w:marTop w:val="0"/>
          <w:marBottom w:val="240"/>
          <w:divBdr>
            <w:top w:val="none" w:sz="0" w:space="0" w:color="auto"/>
            <w:left w:val="none" w:sz="0" w:space="0" w:color="auto"/>
            <w:bottom w:val="none" w:sz="0" w:space="0" w:color="auto"/>
            <w:right w:val="none" w:sz="0" w:space="0" w:color="auto"/>
          </w:divBdr>
        </w:div>
      </w:divsChild>
    </w:div>
    <w:div w:id="187107034">
      <w:bodyDiv w:val="1"/>
      <w:marLeft w:val="0"/>
      <w:marRight w:val="0"/>
      <w:marTop w:val="0"/>
      <w:marBottom w:val="0"/>
      <w:divBdr>
        <w:top w:val="none" w:sz="0" w:space="0" w:color="auto"/>
        <w:left w:val="none" w:sz="0" w:space="0" w:color="auto"/>
        <w:bottom w:val="none" w:sz="0" w:space="0" w:color="auto"/>
        <w:right w:val="none" w:sz="0" w:space="0" w:color="auto"/>
      </w:divBdr>
    </w:div>
    <w:div w:id="194659963">
      <w:bodyDiv w:val="1"/>
      <w:marLeft w:val="0"/>
      <w:marRight w:val="0"/>
      <w:marTop w:val="0"/>
      <w:marBottom w:val="0"/>
      <w:divBdr>
        <w:top w:val="none" w:sz="0" w:space="0" w:color="auto"/>
        <w:left w:val="none" w:sz="0" w:space="0" w:color="auto"/>
        <w:bottom w:val="none" w:sz="0" w:space="0" w:color="auto"/>
        <w:right w:val="none" w:sz="0" w:space="0" w:color="auto"/>
      </w:divBdr>
    </w:div>
    <w:div w:id="233667644">
      <w:bodyDiv w:val="1"/>
      <w:marLeft w:val="0"/>
      <w:marRight w:val="0"/>
      <w:marTop w:val="0"/>
      <w:marBottom w:val="0"/>
      <w:divBdr>
        <w:top w:val="none" w:sz="0" w:space="0" w:color="auto"/>
        <w:left w:val="none" w:sz="0" w:space="0" w:color="auto"/>
        <w:bottom w:val="none" w:sz="0" w:space="0" w:color="auto"/>
        <w:right w:val="none" w:sz="0" w:space="0" w:color="auto"/>
      </w:divBdr>
    </w:div>
    <w:div w:id="372313771">
      <w:bodyDiv w:val="1"/>
      <w:marLeft w:val="0"/>
      <w:marRight w:val="0"/>
      <w:marTop w:val="0"/>
      <w:marBottom w:val="0"/>
      <w:divBdr>
        <w:top w:val="none" w:sz="0" w:space="0" w:color="auto"/>
        <w:left w:val="none" w:sz="0" w:space="0" w:color="auto"/>
        <w:bottom w:val="none" w:sz="0" w:space="0" w:color="auto"/>
        <w:right w:val="none" w:sz="0" w:space="0" w:color="auto"/>
      </w:divBdr>
    </w:div>
    <w:div w:id="853306526">
      <w:bodyDiv w:val="1"/>
      <w:marLeft w:val="0"/>
      <w:marRight w:val="0"/>
      <w:marTop w:val="0"/>
      <w:marBottom w:val="0"/>
      <w:divBdr>
        <w:top w:val="none" w:sz="0" w:space="0" w:color="auto"/>
        <w:left w:val="none" w:sz="0" w:space="0" w:color="auto"/>
        <w:bottom w:val="none" w:sz="0" w:space="0" w:color="auto"/>
        <w:right w:val="none" w:sz="0" w:space="0" w:color="auto"/>
      </w:divBdr>
    </w:div>
    <w:div w:id="1006010139">
      <w:bodyDiv w:val="1"/>
      <w:marLeft w:val="0"/>
      <w:marRight w:val="0"/>
      <w:marTop w:val="0"/>
      <w:marBottom w:val="0"/>
      <w:divBdr>
        <w:top w:val="none" w:sz="0" w:space="0" w:color="auto"/>
        <w:left w:val="none" w:sz="0" w:space="0" w:color="auto"/>
        <w:bottom w:val="none" w:sz="0" w:space="0" w:color="auto"/>
        <w:right w:val="none" w:sz="0" w:space="0" w:color="auto"/>
      </w:divBdr>
    </w:div>
    <w:div w:id="1019164768">
      <w:bodyDiv w:val="1"/>
      <w:marLeft w:val="0"/>
      <w:marRight w:val="0"/>
      <w:marTop w:val="0"/>
      <w:marBottom w:val="0"/>
      <w:divBdr>
        <w:top w:val="none" w:sz="0" w:space="0" w:color="auto"/>
        <w:left w:val="none" w:sz="0" w:space="0" w:color="auto"/>
        <w:bottom w:val="none" w:sz="0" w:space="0" w:color="auto"/>
        <w:right w:val="none" w:sz="0" w:space="0" w:color="auto"/>
      </w:divBdr>
      <w:divsChild>
        <w:div w:id="1361975796">
          <w:marLeft w:val="0"/>
          <w:marRight w:val="0"/>
          <w:marTop w:val="0"/>
          <w:marBottom w:val="240"/>
          <w:divBdr>
            <w:top w:val="none" w:sz="0" w:space="0" w:color="auto"/>
            <w:left w:val="none" w:sz="0" w:space="0" w:color="auto"/>
            <w:bottom w:val="none" w:sz="0" w:space="0" w:color="auto"/>
            <w:right w:val="none" w:sz="0" w:space="0" w:color="auto"/>
          </w:divBdr>
        </w:div>
        <w:div w:id="972710821">
          <w:marLeft w:val="0"/>
          <w:marRight w:val="0"/>
          <w:marTop w:val="0"/>
          <w:marBottom w:val="240"/>
          <w:divBdr>
            <w:top w:val="none" w:sz="0" w:space="0" w:color="auto"/>
            <w:left w:val="none" w:sz="0" w:space="0" w:color="auto"/>
            <w:bottom w:val="none" w:sz="0" w:space="0" w:color="auto"/>
            <w:right w:val="none" w:sz="0" w:space="0" w:color="auto"/>
          </w:divBdr>
        </w:div>
        <w:div w:id="1470705922">
          <w:marLeft w:val="0"/>
          <w:marRight w:val="0"/>
          <w:marTop w:val="0"/>
          <w:marBottom w:val="240"/>
          <w:divBdr>
            <w:top w:val="none" w:sz="0" w:space="0" w:color="auto"/>
            <w:left w:val="none" w:sz="0" w:space="0" w:color="auto"/>
            <w:bottom w:val="none" w:sz="0" w:space="0" w:color="auto"/>
            <w:right w:val="none" w:sz="0" w:space="0" w:color="auto"/>
          </w:divBdr>
        </w:div>
        <w:div w:id="907884993">
          <w:marLeft w:val="0"/>
          <w:marRight w:val="0"/>
          <w:marTop w:val="0"/>
          <w:marBottom w:val="240"/>
          <w:divBdr>
            <w:top w:val="none" w:sz="0" w:space="0" w:color="auto"/>
            <w:left w:val="none" w:sz="0" w:space="0" w:color="auto"/>
            <w:bottom w:val="none" w:sz="0" w:space="0" w:color="auto"/>
            <w:right w:val="none" w:sz="0" w:space="0" w:color="auto"/>
          </w:divBdr>
        </w:div>
      </w:divsChild>
    </w:div>
    <w:div w:id="1136216807">
      <w:bodyDiv w:val="1"/>
      <w:marLeft w:val="0"/>
      <w:marRight w:val="0"/>
      <w:marTop w:val="0"/>
      <w:marBottom w:val="0"/>
      <w:divBdr>
        <w:top w:val="none" w:sz="0" w:space="0" w:color="auto"/>
        <w:left w:val="none" w:sz="0" w:space="0" w:color="auto"/>
        <w:bottom w:val="none" w:sz="0" w:space="0" w:color="auto"/>
        <w:right w:val="none" w:sz="0" w:space="0" w:color="auto"/>
      </w:divBdr>
      <w:divsChild>
        <w:div w:id="951285597">
          <w:marLeft w:val="0"/>
          <w:marRight w:val="0"/>
          <w:marTop w:val="0"/>
          <w:marBottom w:val="0"/>
          <w:divBdr>
            <w:top w:val="none" w:sz="0" w:space="0" w:color="auto"/>
            <w:left w:val="none" w:sz="0" w:space="0" w:color="auto"/>
            <w:bottom w:val="none" w:sz="0" w:space="0" w:color="auto"/>
            <w:right w:val="none" w:sz="0" w:space="0" w:color="auto"/>
          </w:divBdr>
          <w:divsChild>
            <w:div w:id="1108811467">
              <w:marLeft w:val="0"/>
              <w:marRight w:val="0"/>
              <w:marTop w:val="0"/>
              <w:marBottom w:val="0"/>
              <w:divBdr>
                <w:top w:val="none" w:sz="0" w:space="0" w:color="auto"/>
                <w:left w:val="none" w:sz="0" w:space="0" w:color="auto"/>
                <w:bottom w:val="none" w:sz="0" w:space="0" w:color="auto"/>
                <w:right w:val="none" w:sz="0" w:space="0" w:color="auto"/>
              </w:divBdr>
            </w:div>
            <w:div w:id="1155532275">
              <w:marLeft w:val="0"/>
              <w:marRight w:val="0"/>
              <w:marTop w:val="0"/>
              <w:marBottom w:val="0"/>
              <w:divBdr>
                <w:top w:val="none" w:sz="0" w:space="0" w:color="auto"/>
                <w:left w:val="none" w:sz="0" w:space="0" w:color="auto"/>
                <w:bottom w:val="none" w:sz="0" w:space="0" w:color="auto"/>
                <w:right w:val="none" w:sz="0" w:space="0" w:color="auto"/>
              </w:divBdr>
            </w:div>
            <w:div w:id="1254509364">
              <w:marLeft w:val="0"/>
              <w:marRight w:val="0"/>
              <w:marTop w:val="0"/>
              <w:marBottom w:val="0"/>
              <w:divBdr>
                <w:top w:val="none" w:sz="0" w:space="0" w:color="auto"/>
                <w:left w:val="none" w:sz="0" w:space="0" w:color="auto"/>
                <w:bottom w:val="none" w:sz="0" w:space="0" w:color="auto"/>
                <w:right w:val="none" w:sz="0" w:space="0" w:color="auto"/>
              </w:divBdr>
            </w:div>
            <w:div w:id="164635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95355">
      <w:bodyDiv w:val="1"/>
      <w:marLeft w:val="0"/>
      <w:marRight w:val="0"/>
      <w:marTop w:val="0"/>
      <w:marBottom w:val="0"/>
      <w:divBdr>
        <w:top w:val="none" w:sz="0" w:space="0" w:color="auto"/>
        <w:left w:val="none" w:sz="0" w:space="0" w:color="auto"/>
        <w:bottom w:val="none" w:sz="0" w:space="0" w:color="auto"/>
        <w:right w:val="none" w:sz="0" w:space="0" w:color="auto"/>
      </w:divBdr>
    </w:div>
    <w:div w:id="1413309210">
      <w:bodyDiv w:val="1"/>
      <w:marLeft w:val="0"/>
      <w:marRight w:val="0"/>
      <w:marTop w:val="0"/>
      <w:marBottom w:val="0"/>
      <w:divBdr>
        <w:top w:val="none" w:sz="0" w:space="0" w:color="auto"/>
        <w:left w:val="none" w:sz="0" w:space="0" w:color="auto"/>
        <w:bottom w:val="none" w:sz="0" w:space="0" w:color="auto"/>
        <w:right w:val="none" w:sz="0" w:space="0" w:color="auto"/>
      </w:divBdr>
    </w:div>
    <w:div w:id="1481383367">
      <w:bodyDiv w:val="1"/>
      <w:marLeft w:val="0"/>
      <w:marRight w:val="0"/>
      <w:marTop w:val="0"/>
      <w:marBottom w:val="0"/>
      <w:divBdr>
        <w:top w:val="none" w:sz="0" w:space="0" w:color="auto"/>
        <w:left w:val="none" w:sz="0" w:space="0" w:color="auto"/>
        <w:bottom w:val="none" w:sz="0" w:space="0" w:color="auto"/>
        <w:right w:val="none" w:sz="0" w:space="0" w:color="auto"/>
      </w:divBdr>
    </w:div>
    <w:div w:id="1534538142">
      <w:bodyDiv w:val="1"/>
      <w:marLeft w:val="0"/>
      <w:marRight w:val="0"/>
      <w:marTop w:val="0"/>
      <w:marBottom w:val="0"/>
      <w:divBdr>
        <w:top w:val="none" w:sz="0" w:space="0" w:color="auto"/>
        <w:left w:val="none" w:sz="0" w:space="0" w:color="auto"/>
        <w:bottom w:val="none" w:sz="0" w:space="0" w:color="auto"/>
        <w:right w:val="none" w:sz="0" w:space="0" w:color="auto"/>
      </w:divBdr>
    </w:div>
    <w:div w:id="1620181362">
      <w:bodyDiv w:val="1"/>
      <w:marLeft w:val="0"/>
      <w:marRight w:val="0"/>
      <w:marTop w:val="0"/>
      <w:marBottom w:val="0"/>
      <w:divBdr>
        <w:top w:val="none" w:sz="0" w:space="0" w:color="auto"/>
        <w:left w:val="none" w:sz="0" w:space="0" w:color="auto"/>
        <w:bottom w:val="none" w:sz="0" w:space="0" w:color="auto"/>
        <w:right w:val="none" w:sz="0" w:space="0" w:color="auto"/>
      </w:divBdr>
    </w:div>
    <w:div w:id="1692953312">
      <w:bodyDiv w:val="1"/>
      <w:marLeft w:val="0"/>
      <w:marRight w:val="0"/>
      <w:marTop w:val="0"/>
      <w:marBottom w:val="0"/>
      <w:divBdr>
        <w:top w:val="none" w:sz="0" w:space="0" w:color="auto"/>
        <w:left w:val="none" w:sz="0" w:space="0" w:color="auto"/>
        <w:bottom w:val="none" w:sz="0" w:space="0" w:color="auto"/>
        <w:right w:val="none" w:sz="0" w:space="0" w:color="auto"/>
      </w:divBdr>
    </w:div>
    <w:div w:id="1724060847">
      <w:bodyDiv w:val="1"/>
      <w:marLeft w:val="0"/>
      <w:marRight w:val="0"/>
      <w:marTop w:val="0"/>
      <w:marBottom w:val="0"/>
      <w:divBdr>
        <w:top w:val="none" w:sz="0" w:space="0" w:color="auto"/>
        <w:left w:val="none" w:sz="0" w:space="0" w:color="auto"/>
        <w:bottom w:val="none" w:sz="0" w:space="0" w:color="auto"/>
        <w:right w:val="none" w:sz="0" w:space="0" w:color="auto"/>
      </w:divBdr>
    </w:div>
    <w:div w:id="1737164966">
      <w:bodyDiv w:val="1"/>
      <w:marLeft w:val="0"/>
      <w:marRight w:val="0"/>
      <w:marTop w:val="0"/>
      <w:marBottom w:val="0"/>
      <w:divBdr>
        <w:top w:val="none" w:sz="0" w:space="0" w:color="auto"/>
        <w:left w:val="none" w:sz="0" w:space="0" w:color="auto"/>
        <w:bottom w:val="none" w:sz="0" w:space="0" w:color="auto"/>
        <w:right w:val="none" w:sz="0" w:space="0" w:color="auto"/>
      </w:divBdr>
    </w:div>
    <w:div w:id="20170715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5.wmf"/><Relationship Id="rId42" Type="http://schemas.openxmlformats.org/officeDocument/2006/relationships/image" Target="media/image19.wmf"/><Relationship Id="rId47" Type="http://schemas.openxmlformats.org/officeDocument/2006/relationships/oleObject" Target="embeddings/oleObject12.bin"/><Relationship Id="rId50" Type="http://schemas.openxmlformats.org/officeDocument/2006/relationships/image" Target="media/image22.wmf"/><Relationship Id="rId55" Type="http://schemas.openxmlformats.org/officeDocument/2006/relationships/oleObject" Target="embeddings/oleObject16.bin"/><Relationship Id="rId63" Type="http://schemas.openxmlformats.org/officeDocument/2006/relationships/oleObject" Target="embeddings/oleObject20.bin"/><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oleObject" Target="embeddings/oleObject2.bin"/><Relationship Id="rId11" Type="http://schemas.openxmlformats.org/officeDocument/2006/relationships/hyperlink" Target="mailto:mayf@sustech.edu.cn" TargetMode="External"/><Relationship Id="rId24" Type="http://schemas.openxmlformats.org/officeDocument/2006/relationships/image" Target="media/image8.jpg"/><Relationship Id="rId32" Type="http://schemas.openxmlformats.org/officeDocument/2006/relationships/image" Target="media/image14.wmf"/><Relationship Id="rId37" Type="http://schemas.openxmlformats.org/officeDocument/2006/relationships/oleObject" Target="embeddings/oleObject6.bin"/><Relationship Id="rId40" Type="http://schemas.openxmlformats.org/officeDocument/2006/relationships/image" Target="media/image18.wmf"/><Relationship Id="rId45" Type="http://schemas.openxmlformats.org/officeDocument/2006/relationships/image" Target="media/image20.wmf"/><Relationship Id="rId53" Type="http://schemas.openxmlformats.org/officeDocument/2006/relationships/oleObject" Target="embeddings/oleObject15.bin"/><Relationship Id="rId58" Type="http://schemas.openxmlformats.org/officeDocument/2006/relationships/image" Target="media/image26.wmf"/><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oleObject" Target="embeddings/oleObject19.bin"/><Relationship Id="rId19" Type="http://schemas.openxmlformats.org/officeDocument/2006/relationships/oleObject" Target="embeddings/oleObject1.bin"/><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wmf"/><Relationship Id="rId35" Type="http://schemas.openxmlformats.org/officeDocument/2006/relationships/oleObject" Target="embeddings/oleObject5.bin"/><Relationship Id="rId43" Type="http://schemas.openxmlformats.org/officeDocument/2006/relationships/oleObject" Target="embeddings/oleObject9.bin"/><Relationship Id="rId48" Type="http://schemas.openxmlformats.org/officeDocument/2006/relationships/image" Target="media/image21.wmf"/><Relationship Id="rId56" Type="http://schemas.openxmlformats.org/officeDocument/2006/relationships/image" Target="media/image25.wmf"/><Relationship Id="rId64" Type="http://schemas.openxmlformats.org/officeDocument/2006/relationships/image" Target="media/image29.wmf"/><Relationship Id="rId8" Type="http://schemas.openxmlformats.org/officeDocument/2006/relationships/webSettings" Target="webSettings.xml"/><Relationship Id="rId51" Type="http://schemas.openxmlformats.org/officeDocument/2006/relationships/oleObject" Target="embeddings/oleObject14.bin"/><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oleObject" Target="embeddings/oleObject4.bin"/><Relationship Id="rId38" Type="http://schemas.openxmlformats.org/officeDocument/2006/relationships/image" Target="media/image17.wmf"/><Relationship Id="rId46" Type="http://schemas.openxmlformats.org/officeDocument/2006/relationships/oleObject" Target="embeddings/oleObject11.bin"/><Relationship Id="rId59" Type="http://schemas.openxmlformats.org/officeDocument/2006/relationships/oleObject" Target="embeddings/oleObject18.bin"/><Relationship Id="rId67" Type="http://schemas.microsoft.com/office/2011/relationships/people" Target="people.xml"/><Relationship Id="rId20" Type="http://schemas.openxmlformats.org/officeDocument/2006/relationships/image" Target="media/image4.png"/><Relationship Id="rId41" Type="http://schemas.openxmlformats.org/officeDocument/2006/relationships/oleObject" Target="embeddings/oleObject8.bin"/><Relationship Id="rId54" Type="http://schemas.openxmlformats.org/officeDocument/2006/relationships/image" Target="media/image24.wmf"/><Relationship Id="rId62" Type="http://schemas.openxmlformats.org/officeDocument/2006/relationships/image" Target="media/image28.wmf"/><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image" Target="media/image7.png"/><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oleObject" Target="embeddings/oleObject13.bin"/><Relationship Id="rId57" Type="http://schemas.openxmlformats.org/officeDocument/2006/relationships/oleObject" Target="embeddings/oleObject17.bin"/><Relationship Id="rId10" Type="http://schemas.openxmlformats.org/officeDocument/2006/relationships/endnotes" Target="endnotes.xml"/><Relationship Id="rId31" Type="http://schemas.openxmlformats.org/officeDocument/2006/relationships/oleObject" Target="embeddings/oleObject3.bin"/><Relationship Id="rId44" Type="http://schemas.openxmlformats.org/officeDocument/2006/relationships/oleObject" Target="embeddings/oleObject10.bin"/><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oleObject" Target="embeddings/oleObject21.bin"/><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image" Target="media/image3.wmf"/><Relationship Id="rId39" Type="http://schemas.openxmlformats.org/officeDocument/2006/relationships/oleObject" Target="embeddings/oleObject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B3E038D7734794BB845F1968E53A369" ma:contentTypeVersion="18" ma:contentTypeDescription="Create a new document." ma:contentTypeScope="" ma:versionID="7ef0358c45b68d50830564b28ab758e1">
  <xsd:schema xmlns:xsd="http://www.w3.org/2001/XMLSchema" xmlns:xs="http://www.w3.org/2001/XMLSchema" xmlns:p="http://schemas.microsoft.com/office/2006/metadata/properties" xmlns:ns2="44f0a009-8712-4d49-a8db-909d4a1d9e2a" xmlns:ns3="32f40769-3e9a-440d-b033-e9b1144e0ef8" xmlns:ns4="71d6995e-2094-4cd5-8632-a7cdafa31eea" targetNamespace="http://schemas.microsoft.com/office/2006/metadata/properties" ma:root="true" ma:fieldsID="e34416415ed522dbbf8e135b08fe5ab2" ns2:_="" ns3:_="" ns4:_="">
    <xsd:import namespace="44f0a009-8712-4d49-a8db-909d4a1d9e2a"/>
    <xsd:import namespace="32f40769-3e9a-440d-b033-e9b1144e0ef8"/>
    <xsd:import namespace="71d6995e-2094-4cd5-8632-a7cdafa31eea"/>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_Flow_SignoffStatus" minOccurs="0"/>
                <xsd:element ref="ns3:MediaServiceDateTaken"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lcf76f155ced4ddcb4097134ff3c332f" minOccurs="0"/>
                <xsd:element ref="ns4:TaxCatchAll"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f0a009-8712-4d49-a8db-909d4a1d9e2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2f40769-3e9a-440d-b033-e9b1144e0ef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_Flow_SignoffStatus" ma:index="12" nillable="true" ma:displayName="Sign-off status" ma:internalName="Sign_x002d_off_x0020_status">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bb5d3e9-fb91-47ab-8ddc-3316da5eba4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1d6995e-2094-4cd5-8632-a7cdafa31ee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cc156d9d-3e5a-4c11-9682-f9a9e9d3d81a}" ma:internalName="TaxCatchAll" ma:showField="CatchAllData" ma:web="44f0a009-8712-4d49-a8db-909d4a1d9e2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32f40769-3e9a-440d-b033-e9b1144e0ef8">
      <Terms xmlns="http://schemas.microsoft.com/office/infopath/2007/PartnerControls"/>
    </lcf76f155ced4ddcb4097134ff3c332f>
    <_Flow_SignoffStatus xmlns="32f40769-3e9a-440d-b033-e9b1144e0ef8" xsi:nil="true"/>
    <TaxCatchAll xmlns="71d6995e-2094-4cd5-8632-a7cdafa31eea"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1810E2-49FC-479F-A29B-488C3AB44F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f0a009-8712-4d49-a8db-909d4a1d9e2a"/>
    <ds:schemaRef ds:uri="32f40769-3e9a-440d-b033-e9b1144e0ef8"/>
    <ds:schemaRef ds:uri="71d6995e-2094-4cd5-8632-a7cdafa31e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0AD3D85-3A53-495E-9288-E3C781D3537D}">
  <ds:schemaRefs>
    <ds:schemaRef ds:uri="http://schemas.microsoft.com/sharepoint/v3/contenttype/forms"/>
  </ds:schemaRefs>
</ds:datastoreItem>
</file>

<file path=customXml/itemProps3.xml><?xml version="1.0" encoding="utf-8"?>
<ds:datastoreItem xmlns:ds="http://schemas.openxmlformats.org/officeDocument/2006/customXml" ds:itemID="{2DA8FF0D-A165-4572-87E5-9324914F56E2}">
  <ds:schemaRefs>
    <ds:schemaRef ds:uri="http://schemas.microsoft.com/office/2006/metadata/properties"/>
    <ds:schemaRef ds:uri="http://schemas.microsoft.com/office/infopath/2007/PartnerControls"/>
    <ds:schemaRef ds:uri="32f40769-3e9a-440d-b033-e9b1144e0ef8"/>
    <ds:schemaRef ds:uri="71d6995e-2094-4cd5-8632-a7cdafa31eea"/>
  </ds:schemaRefs>
</ds:datastoreItem>
</file>

<file path=customXml/itemProps4.xml><?xml version="1.0" encoding="utf-8"?>
<ds:datastoreItem xmlns:ds="http://schemas.openxmlformats.org/officeDocument/2006/customXml" ds:itemID="{DB3B0AF3-D254-444D-878D-168A38DD2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9098</TotalTime>
  <Pages>23</Pages>
  <Words>15225</Words>
  <Characters>86785</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黄 煜锐</dc:creator>
  <cp:lastModifiedBy>煜锐 黄</cp:lastModifiedBy>
  <cp:revision>404</cp:revision>
  <cp:lastPrinted>2024-03-28T16:19:00Z</cp:lastPrinted>
  <dcterms:created xsi:type="dcterms:W3CDTF">2024-04-12T09:21:00Z</dcterms:created>
  <dcterms:modified xsi:type="dcterms:W3CDTF">2025-01-08T01:45:00Z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(#E1)</vt:lpwstr>
  </property>
  <property fmtid="{D5CDD505-2E9C-101B-9397-08002B2CF9AE}" pid="3" name="MTEquationSection">
    <vt:lpwstr>1</vt:lpwstr>
  </property>
  <property fmtid="{D5CDD505-2E9C-101B-9397-08002B2CF9AE}" pid="4" name="MTWinEqns">
    <vt:bool>true</vt:bool>
  </property>
  <property fmtid="{D5CDD505-2E9C-101B-9397-08002B2CF9AE}" pid="5" name="ContentTypeId">
    <vt:lpwstr>0x0101005B3E038D7734794BB845F1968E53A369</vt:lpwstr>
  </property>
  <property fmtid="{D5CDD505-2E9C-101B-9397-08002B2CF9AE}" pid="6" name="GrammarlyDocumentId">
    <vt:lpwstr>6e995ca3832ee517c9308d10fef5682036e7c257ddb64516f84f4f3d16db6f33</vt:lpwstr>
  </property>
  <property fmtid="{D5CDD505-2E9C-101B-9397-08002B2CF9AE}" pid="7" name="MTEqnNumsOnRight">
    <vt:bool>true</vt:bool>
  </property>
</Properties>
</file>